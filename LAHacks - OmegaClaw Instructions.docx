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jc w:val="center"/>
        <w:rPr>
          <w:color w:val="434343"/>
          <w:sz w:val="54"/>
          <w:szCs w:val="54"/>
        </w:rPr>
      </w:pPr>
      <w:bookmarkStart w:colFirst="0" w:colLast="0" w:name="_hj8xthansazk" w:id="0"/>
      <w:bookmarkEnd w:id="0"/>
      <w:r w:rsidDel="00000000" w:rsidR="00000000" w:rsidRPr="00000000">
        <w:rPr>
          <w:color w:val="434343"/>
          <w:sz w:val="54"/>
          <w:szCs w:val="54"/>
          <w:rtl w:val="0"/>
        </w:rPr>
        <w:t xml:space="preserve">LA Hacks x Fetch - OmegaClaw Track</w:t>
      </w:r>
    </w:p>
    <w:p w:rsidR="00000000" w:rsidDel="00000000" w:rsidP="00000000" w:rsidRDefault="00000000" w:rsidRPr="00000000" w14:paraId="00000002">
      <w:pPr>
        <w:pStyle w:val="Subtitle"/>
        <w:spacing w:before="0" w:lineRule="auto"/>
        <w:jc w:val="center"/>
        <w:rPr>
          <w:sz w:val="40"/>
          <w:szCs w:val="40"/>
        </w:rPr>
      </w:pPr>
      <w:bookmarkStart w:colFirst="0" w:colLast="0" w:name="_5sv1v0faew0l" w:id="1"/>
      <w:bookmarkEnd w:id="1"/>
      <w:r w:rsidDel="00000000" w:rsidR="00000000" w:rsidRPr="00000000">
        <w:rPr>
          <w:sz w:val="40"/>
          <w:szCs w:val="40"/>
          <w:rtl w:val="0"/>
        </w:rPr>
        <w:t xml:space="preserve">OmegaClaw Quick Start Guide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ffff" w:val="clear"/>
        <w:spacing w:line="331.2" w:lineRule="auto"/>
        <w:jc w:val="cente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365760</wp:posOffset>
            </wp:positionV>
            <wp:extent cx="594360" cy="425958"/>
            <wp:effectExtent b="0" l="0" r="0" t="0"/>
            <wp:wrapSquare wrapText="bothSides" distB="57150" distT="57150" distL="57150" distR="5715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 cy="425958"/>
                    </a:xfrm>
                    <a:prstGeom prst="rect"/>
                    <a:ln/>
                  </pic:spPr>
                </pic:pic>
              </a:graphicData>
            </a:graphic>
          </wp:anchor>
        </w:drawing>
      </w:r>
    </w:p>
    <w:p w:rsidR="00000000" w:rsidDel="00000000" w:rsidP="00000000" w:rsidRDefault="00000000" w:rsidRPr="00000000" w14:paraId="00000005">
      <w:pPr>
        <w:pStyle w:val="Heading2"/>
        <w:rPr>
          <w:rFonts w:ascii="Arial" w:cs="Arial" w:eastAsia="Arial" w:hAnsi="Arial"/>
          <w:color w:val="1f2328"/>
        </w:rPr>
      </w:pPr>
      <w:bookmarkStart w:colFirst="0" w:colLast="0" w:name="_ji7rttqzqas9" w:id="2"/>
      <w:bookmarkEnd w:id="2"/>
      <w:r w:rsidDel="00000000" w:rsidR="00000000" w:rsidRPr="00000000">
        <w:rPr>
          <w:rtl w:val="0"/>
        </w:rPr>
        <w:t xml:space="preserve">About OmegaClaw</w:t>
      </w:r>
      <w:r w:rsidDel="00000000" w:rsidR="00000000" w:rsidRPr="00000000">
        <w:rPr>
          <w:rtl w:val="0"/>
        </w:rPr>
      </w:r>
    </w:p>
    <w:p w:rsidR="00000000" w:rsidDel="00000000" w:rsidP="00000000" w:rsidRDefault="00000000" w:rsidRPr="00000000" w14:paraId="00000006">
      <w:pPr>
        <w:spacing w:after="240" w:before="240" w:lineRule="auto"/>
        <w:ind w:left="0" w:firstLine="0"/>
        <w:rPr>
          <w:rFonts w:ascii="Arial" w:cs="Arial" w:eastAsia="Arial" w:hAnsi="Arial"/>
          <w:color w:val="1f2328"/>
        </w:rPr>
      </w:pPr>
      <w:r w:rsidDel="00000000" w:rsidR="00000000" w:rsidRPr="00000000">
        <w:rPr>
          <w:rFonts w:ascii="Arial" w:cs="Arial" w:eastAsia="Arial" w:hAnsi="Arial"/>
          <w:color w:val="1f2328"/>
          <w:rtl w:val="0"/>
        </w:rPr>
        <w:t xml:space="preserve">OmegaClaw is a persistent AI agent written in MeTTa — SingularityNET's AGI programming language — running on the OpenCog Hyperon platform. Its entire control loop is approximately 200 lines of MeTTa, fully inspectable and modifiab</w:t>
      </w:r>
      <w:ins w:author="Ryan Tran" w:id="0" w:date="2026-04-25T18:04:36Z">
        <w:r w:rsidDel="00000000" w:rsidR="00000000" w:rsidRPr="00000000">
          <w:rPr>
            <w:rFonts w:ascii="Arial" w:cs="Arial" w:eastAsia="Arial" w:hAnsi="Arial"/>
            <w:color w:val="1f2328"/>
            <w:rtl w:val="0"/>
          </w:rPr>
          <w:t xml:space="preserve">ip </w:t>
        </w:r>
      </w:ins>
      <w:r w:rsidDel="00000000" w:rsidR="00000000" w:rsidRPr="00000000">
        <w:rPr>
          <w:rFonts w:ascii="Arial" w:cs="Arial" w:eastAsia="Arial" w:hAnsi="Arial"/>
          <w:color w:val="1f2328"/>
          <w:rtl w:val="0"/>
        </w:rPr>
        <w:t xml:space="preserve">le. Unlike agent frameworks built around LLMs with retrieval bolted on, OmegaClaw uses the LLM for generation while delegating memory and reasoning to dedicated symbolic systems — AtomSpace and PLN — designed for that purpose from the ground up.</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bottom w:color="auto" w:space="5" w:sz="0" w:val="none"/>
        </w:pBdr>
        <w:spacing w:line="300" w:lineRule="auto"/>
        <w:rPr>
          <w:rFonts w:ascii="Arial" w:cs="Arial" w:eastAsia="Arial" w:hAnsi="Arial"/>
          <w:color w:val="1f2328"/>
        </w:rPr>
      </w:pPr>
      <w:bookmarkStart w:colFirst="0" w:colLast="0" w:name="_7wmav1wyfjwl" w:id="3"/>
      <w:bookmarkEnd w:id="3"/>
      <w:r w:rsidDel="00000000" w:rsidR="00000000" w:rsidRPr="00000000">
        <w:rPr>
          <w:rFonts w:ascii="Arial" w:cs="Arial" w:eastAsia="Arial" w:hAnsi="Arial"/>
          <w:color w:val="1f2328"/>
          <w:rtl w:val="0"/>
        </w:rPr>
        <w:t xml:space="preserve">What OmegaClaw does</w:t>
      </w:r>
    </w:p>
    <w:p w:rsidR="00000000" w:rsidDel="00000000" w:rsidP="00000000" w:rsidRDefault="00000000" w:rsidRPr="00000000" w14:paraId="00000009">
      <w:pPr>
        <w:numPr>
          <w:ilvl w:val="0"/>
          <w:numId w:val="1"/>
        </w:numPr>
        <w:spacing w:after="0" w:afterAutospacing="0"/>
        <w:ind w:left="720" w:hanging="360"/>
      </w:pPr>
      <w:r w:rsidDel="00000000" w:rsidR="00000000" w:rsidRPr="00000000">
        <w:rPr>
          <w:rFonts w:ascii="Arial" w:cs="Arial" w:eastAsia="Arial" w:hAnsi="Arial"/>
          <w:color w:val="1f2328"/>
          <w:rtl w:val="0"/>
        </w:rPr>
        <w:t xml:space="preserve">Runs a token-efficient agentic loop that receives messages, selects skills, and acts.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Arial" w:cs="Arial" w:eastAsia="Arial" w:hAnsi="Arial"/>
          <w:color w:val="1f2328"/>
          <w:rtl w:val="0"/>
        </w:rPr>
        <w:t xml:space="preserve">Maintains a three-tier memory architecture (working, long-term, AtomSpace).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Arial" w:cs="Arial" w:eastAsia="Arial" w:hAnsi="Arial"/>
          <w:color w:val="1f2328"/>
          <w:rtl w:val="0"/>
        </w:rPr>
        <w:t xml:space="preserve">Delegates reasoning to one of two formal engines, orchestrated by the LLM:</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Fonts w:ascii="Arial" w:cs="Arial" w:eastAsia="Arial" w:hAnsi="Arial"/>
          <w:color w:val="1f2328"/>
          <w:rtl w:val="0"/>
        </w:rPr>
        <w:t xml:space="preserve">NAL — Non-Axiomatic Logic, symbolic inference under uncertainty.</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Fonts w:ascii="Arial" w:cs="Arial" w:eastAsia="Arial" w:hAnsi="Arial"/>
          <w:color w:val="1f2328"/>
          <w:rtl w:val="0"/>
        </w:rPr>
        <w:t xml:space="preserve">PLN — Probabilistic Logic Networks, probabilistic higher-order reasoning.</w:t>
      </w:r>
    </w:p>
    <w:p w:rsidR="00000000" w:rsidDel="00000000" w:rsidP="00000000" w:rsidRDefault="00000000" w:rsidRPr="00000000" w14:paraId="0000000E">
      <w:pPr>
        <w:numPr>
          <w:ilvl w:val="0"/>
          <w:numId w:val="1"/>
        </w:numPr>
        <w:spacing w:before="0" w:beforeAutospacing="0" w:lineRule="auto"/>
        <w:ind w:left="720" w:hanging="360"/>
      </w:pPr>
      <w:r w:rsidDel="00000000" w:rsidR="00000000" w:rsidRPr="00000000">
        <w:rPr>
          <w:rFonts w:ascii="Arial" w:cs="Arial" w:eastAsia="Arial" w:hAnsi="Arial"/>
          <w:color w:val="1f2328"/>
          <w:rtl w:val="0"/>
        </w:rPr>
        <w:t xml:space="preserve">Exposes an extensible skill system covering memory, shell and file I/O, communication channels, web search, remote agents, and formal reasoning.</w:t>
      </w:r>
    </w:p>
    <w:p w:rsidR="00000000" w:rsidDel="00000000" w:rsidP="00000000" w:rsidRDefault="00000000" w:rsidRPr="00000000" w14:paraId="0000000F">
      <w:pPr>
        <w:spacing w:before="60" w:lineRule="auto"/>
        <w:rPr>
          <w:rFonts w:ascii="Arial" w:cs="Arial" w:eastAsia="Arial" w:hAnsi="Arial"/>
          <w:color w:val="1f2328"/>
        </w:rPr>
      </w:pPr>
      <w:r w:rsidDel="00000000" w:rsidR="00000000" w:rsidRPr="00000000">
        <w:rPr>
          <w:rtl w:val="0"/>
        </w:rPr>
      </w:r>
    </w:p>
    <w:p w:rsidR="00000000" w:rsidDel="00000000" w:rsidP="00000000" w:rsidRDefault="00000000" w:rsidRPr="00000000" w14:paraId="00000010">
      <w:pPr>
        <w:spacing w:before="60" w:lineRule="auto"/>
        <w:rPr/>
      </w:pPr>
      <w:r w:rsidDel="00000000" w:rsidR="00000000" w:rsidRPr="00000000">
        <w:rPr>
          <w:rFonts w:ascii="Arial" w:cs="Arial" w:eastAsia="Arial" w:hAnsi="Arial"/>
          <w:b w:val="1"/>
          <w:bCs w:val="1"/>
          <w:i w:val="1"/>
          <w:iCs w:val="1"/>
          <w:color w:val="1f2328"/>
          <w:sz w:val="22"/>
          <w:szCs w:val="22"/>
          <w:rtl w:val="0"/>
        </w:rPr>
        <w:t xml:space="preserve">Note:</w:t>
      </w:r>
      <w:r w:rsidDel="00000000" w:rsidR="00000000" w:rsidRPr="00000000">
        <w:rPr>
          <w:rFonts w:ascii="Arial" w:cs="Arial" w:eastAsia="Arial" w:hAnsi="Arial"/>
          <w:i w:val="1"/>
          <w:iCs w:val="1"/>
          <w:color w:val="1f2328"/>
          <w:sz w:val="22"/>
          <w:szCs w:val="22"/>
          <w:rtl w:val="0"/>
        </w:rPr>
        <w:t xml:space="preserve"> OmegaClaw is an autonomous AI agent that is designed to independently set goals, make decisions, and take actions (including actions that the user did not specifically request or anticipate) and whose behavior is influenced by large language models provided by third parties, the outputs of which are inherently non-deterministic. OmegaClaw may also be susceptible to prompt injection and other adversarial manipulation techniques. The user is strongly advised to run OmegaClaw in an isolated environment with the minimum permissions necessary for the intended use case. Read the</w:t>
      </w:r>
      <w:r w:rsidDel="00000000" w:rsidR="00000000" w:rsidRPr="00000000">
        <w:rPr>
          <w:rFonts w:ascii="Arial" w:cs="Arial" w:eastAsia="Arial" w:hAnsi="Arial"/>
          <w:i w:val="1"/>
          <w:iCs w:val="1"/>
          <w:color w:val="1f2328"/>
          <w:sz w:val="22"/>
          <w:szCs w:val="22"/>
          <w:rtl w:val="0"/>
        </w:rPr>
        <w:t xml:space="preserve"> </w:t>
      </w:r>
      <w:r w:rsidDel="00000000" w:rsidR="00000000" w:rsidRPr="00000000">
        <w:rPr>
          <w:rFonts w:ascii="Arial" w:cs="Arial" w:eastAsia="Arial" w:hAnsi="Arial"/>
          <w:i w:val="1"/>
          <w:iCs w:val="1"/>
          <w:color w:val="1155cc"/>
          <w:sz w:val="22"/>
          <w:szCs w:val="22"/>
          <w:u w:val="single"/>
          <w:rtl w:val="0"/>
        </w:rPr>
        <w:t xml:space="preserve">Full Disclaimer</w:t>
      </w:r>
      <w:r w:rsidDel="00000000" w:rsidR="00000000" w:rsidRPr="00000000">
        <w:rPr>
          <w:rFonts w:ascii="Arial" w:cs="Arial" w:eastAsia="Arial" w:hAnsi="Arial"/>
          <w:i w:val="1"/>
          <w:iCs w:val="1"/>
          <w:color w:val="1f2328"/>
          <w:sz w:val="22"/>
          <w:szCs w:val="22"/>
          <w:rtl w:val="0"/>
        </w:rPr>
        <w:t xml:space="preserve">.</w:t>
      </w: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jykqiuj7bxnl" w:id="4"/>
      <w:bookmarkEnd w:id="4"/>
      <w:r w:rsidDel="00000000" w:rsidR="00000000" w:rsidRPr="00000000">
        <w:rPr>
          <w:rtl w:val="0"/>
        </w:rPr>
        <w:t xml:space="preserve">Option 1: OmegaClaw </w:t>
      </w:r>
      <w:r w:rsidDel="00000000" w:rsidR="00000000" w:rsidRPr="00000000">
        <w:rPr>
          <w:rtl w:val="0"/>
        </w:rPr>
        <w:t xml:space="preserve">Docker Quickstart Guide </w:t>
      </w:r>
    </w:p>
    <w:p w:rsidR="00000000" w:rsidDel="00000000" w:rsidP="00000000" w:rsidRDefault="00000000" w:rsidRPr="00000000" w14:paraId="00000013">
      <w:pPr>
        <w:ind w:left="0" w:firstLine="0"/>
        <w:rPr>
          <w:color w:val="666666"/>
          <w:u w:val="single"/>
        </w:rPr>
      </w:pPr>
      <w:r w:rsidDel="00000000" w:rsidR="00000000" w:rsidRPr="00000000">
        <w:rPr>
          <w:i w:val="1"/>
          <w:iCs w:val="1"/>
          <w:color w:val="666666"/>
          <w:rtl w:val="0"/>
        </w:rPr>
        <w:t xml:space="preserve">Easiest install - up and running with a working agent quickly - for additional options, see Options 2 and 3 below.</w:t>
      </w: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Requirements:</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Docker</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Python</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Linux/Mac terminal</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API Key</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Communication Channel - 2 options:</w:t>
        <w:br w:type="textWrapping"/>
        <w:t xml:space="preserve">- IRC (lightweight interface on IRC protocol server); to use, create a unique  Private Channel name for </w:t>
      </w:r>
      <w:hyperlink r:id="rId7">
        <w:r w:rsidDel="00000000" w:rsidR="00000000" w:rsidRPr="00000000">
          <w:rPr>
            <w:color w:val="1155cc"/>
            <w:u w:val="single"/>
            <w:rtl w:val="0"/>
          </w:rPr>
          <w:t xml:space="preserve">webchat.quakenet.org</w:t>
        </w:r>
      </w:hyperlink>
      <w:r w:rsidDel="00000000" w:rsidR="00000000" w:rsidRPr="00000000">
        <w:rPr>
          <w:rtl w:val="0"/>
        </w:rPr>
        <w:t xml:space="preserve">. Private Channel names start with ## and should be unique like  ##omega12345</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Telegram (modern social chat application); to use, search /botfather on Telegram, enter /newbot to create a new bot token, and follow directions to name and join your bot’s private channel.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left="720" w:firstLine="0"/>
        <w:rPr>
          <w:i w:val="1"/>
          <w:iCs w:val="1"/>
        </w:rPr>
      </w:pPr>
      <w:r w:rsidDel="00000000" w:rsidR="00000000" w:rsidRPr="00000000">
        <w:rPr>
          <w:i w:val="1"/>
          <w:iCs w:val="1"/>
          <w:rtl w:val="0"/>
        </w:rPr>
        <w:t xml:space="preserve">Note: the IRC channel name you choose should be unique, to decrease the odds other individuals will join it; if someone enters your channel, and your bot is unattended, they will have full access to the bot and whatever permissions it has on your docker/ machine - stop the omegaclaw docker when not in use, and always monitor the channel.</w:t>
      </w:r>
      <w:r w:rsidDel="00000000" w:rsidR="00000000" w:rsidRPr="00000000">
        <w:rPr>
          <w:rtl w:val="0"/>
        </w:rPr>
      </w:r>
    </w:p>
    <w:p w:rsidR="00000000" w:rsidDel="00000000" w:rsidP="00000000" w:rsidRDefault="00000000" w:rsidRPr="00000000" w14:paraId="0000001E">
      <w:pPr>
        <w:rPr>
          <w:u w:val="none"/>
        </w:rPr>
      </w:pPr>
      <w:r w:rsidDel="00000000" w:rsidR="00000000" w:rsidRPr="00000000">
        <w:rPr>
          <w:rtl w:val="0"/>
        </w:rPr>
      </w:r>
    </w:p>
    <w:p w:rsidR="00000000" w:rsidDel="00000000" w:rsidP="00000000" w:rsidRDefault="00000000" w:rsidRPr="00000000" w14:paraId="0000001F">
      <w:pPr>
        <w:rPr>
          <w:u w:val="none"/>
        </w:rPr>
      </w:pPr>
      <w:r w:rsidDel="00000000" w:rsidR="00000000" w:rsidRPr="00000000">
        <w:rPr>
          <w:rtl w:val="0"/>
        </w:rPr>
      </w:r>
    </w:p>
    <w:p w:rsidR="00000000" w:rsidDel="00000000" w:rsidP="00000000" w:rsidRDefault="00000000" w:rsidRPr="00000000" w14:paraId="00000020">
      <w:pPr>
        <w:numPr>
          <w:ilvl w:val="0"/>
          <w:numId w:val="3"/>
        </w:numPr>
        <w:ind w:left="450" w:hanging="360"/>
        <w:rPr>
          <w:u w:val="none"/>
        </w:rPr>
      </w:pPr>
      <w:r w:rsidDel="00000000" w:rsidR="00000000" w:rsidRPr="00000000">
        <w:rPr>
          <w:u w:val="none"/>
          <w:rtl w:val="0"/>
        </w:rPr>
        <w:t xml:space="preserve"> </w:t>
      </w:r>
      <w:r w:rsidDel="00000000" w:rsidR="00000000" w:rsidRPr="00000000">
        <w:rPr>
          <w:rFonts w:ascii="Arial" w:cs="Arial" w:eastAsia="Arial" w:hAnsi="Arial"/>
          <w:sz w:val="22"/>
          <w:szCs w:val="22"/>
          <w:rtl w:val="0"/>
        </w:rPr>
        <w:t xml:space="preserve">For a quick start using the official image, you can run the launch script:</w:t>
      </w:r>
    </w:p>
    <w:p w:rsidR="00000000" w:rsidDel="00000000" w:rsidP="00000000" w:rsidRDefault="00000000" w:rsidRPr="00000000" w14:paraId="00000021">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keepLines w:val="1"/>
        <w:rPr>
          <w:rFonts w:ascii="Roboto Mono" w:cs="Roboto Mono" w:eastAsia="Roboto Mono" w:hAnsi="Roboto Mono"/>
          <w:color w:val="37474f"/>
          <w:sz w:val="20"/>
          <w:szCs w:val="20"/>
        </w:rPr>
      </w:pPr>
      <w:r w:rsidDel="00000000" w:rsidR="00000000" w:rsidRPr="00000000">
        <w:rPr>
          <w:rFonts w:ascii="Arial" w:cs="Arial" w:eastAsia="Arial" w:hAnsi="Arial"/>
          <w:color w:val="188038"/>
          <w:sz w:val="22"/>
          <w:szCs w:val="22"/>
          <w:shd w:fill="efefef" w:val="clear"/>
          <w:rtl w:val="0"/>
        </w:rPr>
        <w:t xml:space="preserve"></w:t>
      </w:r>
      <w:r w:rsidDel="00000000" w:rsidR="00000000" w:rsidRPr="00000000">
        <w:rPr>
          <w:rFonts w:ascii="Roboto Mono" w:cs="Roboto Mono" w:eastAsia="Roboto Mono" w:hAnsi="Roboto Mono"/>
          <w:color w:val="37474f"/>
          <w:sz w:val="20"/>
          <w:szCs w:val="20"/>
          <w:rtl w:val="0"/>
        </w:rPr>
        <w:t xml:space="preserve">docker pull singularitynet/omegaclaw:hackathon2604</w:t>
      </w:r>
      <w:r w:rsidDel="00000000" w:rsidR="00000000" w:rsidRPr="00000000">
        <w:rPr>
          <w:rtl w:val="0"/>
        </w:rPr>
      </w:r>
    </w:p>
    <w:p w:rsidR="00000000" w:rsidDel="00000000" w:rsidP="00000000" w:rsidRDefault="00000000" w:rsidRPr="00000000" w14:paraId="00000023">
      <w:pPr>
        <w:keepLines w:val="1"/>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curl -fsSL https://raw.githubusercontent.com/asi-alliance/OmegaClaw-Core/refs/tags/hackathon2604/scripts/omegaclaw | bash -s -- singularitynet/omegaclaw:hackathon2604</w:t>
      </w:r>
      <w:r w:rsidDel="00000000" w:rsidR="00000000" w:rsidRPr="00000000">
        <w:rPr>
          <w:rtl w:val="0"/>
        </w:rPr>
      </w:r>
    </w:p>
    <w:p w:rsidR="00000000" w:rsidDel="00000000" w:rsidP="00000000" w:rsidRDefault="00000000" w:rsidRPr="00000000" w14:paraId="00000024">
      <w:pPr>
        <w:rPr>
          <w:u w:val="none"/>
        </w:rPr>
      </w:pPr>
      <w:r w:rsidDel="00000000" w:rsidR="00000000" w:rsidRPr="00000000">
        <w:rPr>
          <w:rFonts w:ascii="Arial" w:cs="Arial" w:eastAsia="Arial" w:hAnsi="Arial"/>
          <w:color w:val="188038"/>
          <w:sz w:val="22"/>
          <w:szCs w:val="22"/>
          <w:shd w:fill="efefef" w:val="clear"/>
          <w:rtl w:val="0"/>
        </w:rPr>
        <w:t xml:space="preserve"></w:t>
      </w:r>
      <w:r w:rsidDel="00000000" w:rsidR="00000000" w:rsidRPr="00000000">
        <w:rPr>
          <w:rtl w:val="0"/>
        </w:rPr>
      </w:r>
    </w:p>
    <w:p w:rsidR="00000000" w:rsidDel="00000000" w:rsidP="00000000" w:rsidRDefault="00000000" w:rsidRPr="00000000" w14:paraId="00000025">
      <w:pPr>
        <w:rPr>
          <w:u w:val="none"/>
        </w:rPr>
      </w:pPr>
      <w:r w:rsidDel="00000000" w:rsidR="00000000" w:rsidRPr="00000000">
        <w:rPr>
          <w:rtl w:val="0"/>
        </w:rPr>
      </w:r>
    </w:p>
    <w:p w:rsidR="00000000" w:rsidDel="00000000" w:rsidP="00000000" w:rsidRDefault="00000000" w:rsidRPr="00000000" w14:paraId="00000026">
      <w:pPr>
        <w:numPr>
          <w:ilvl w:val="0"/>
          <w:numId w:val="3"/>
        </w:numPr>
        <w:ind w:left="540" w:hanging="360"/>
        <w:rPr>
          <w:u w:val="none"/>
        </w:rPr>
      </w:pPr>
      <w:r w:rsidDel="00000000" w:rsidR="00000000" w:rsidRPr="00000000">
        <w:rPr>
          <w:u w:val="none"/>
          <w:rtl w:val="0"/>
        </w:rPr>
        <w:t xml:space="preserve">Proceed through the start-up script:</w:t>
      </w:r>
      <w:r w:rsidDel="00000000" w:rsidR="00000000" w:rsidRPr="00000000">
        <w:rPr>
          <w:rtl w:val="0"/>
        </w:rPr>
      </w:r>
    </w:p>
    <w:p w:rsidR="00000000" w:rsidDel="00000000" w:rsidP="00000000" w:rsidRDefault="00000000" w:rsidRPr="00000000" w14:paraId="00000027">
      <w:pPr>
        <w:numPr>
          <w:ilvl w:val="1"/>
          <w:numId w:val="3"/>
        </w:numPr>
        <w:ind w:left="1440" w:hanging="360"/>
        <w:rPr>
          <w:u w:val="none"/>
        </w:rPr>
      </w:pPr>
      <w:r w:rsidDel="00000000" w:rsidR="00000000" w:rsidRPr="00000000">
        <w:rPr>
          <w:rtl w:val="0"/>
        </w:rPr>
        <w:t xml:space="preserve">Read the </w:t>
      </w:r>
      <w:r w:rsidDel="00000000" w:rsidR="00000000" w:rsidRPr="00000000">
        <w:rPr>
          <w:u w:val="none"/>
          <w:rtl w:val="0"/>
        </w:rPr>
        <w:t xml:space="preserve">disclaimer - </w:t>
      </w:r>
      <w:r w:rsidDel="00000000" w:rsidR="00000000" w:rsidRPr="00000000">
        <w:rPr>
          <w:rtl w:val="0"/>
        </w:rPr>
        <w:t xml:space="preserve">understand the risks of running an agent and take appropriate precautions; to proceed, type ‘accept’</w:t>
      </w:r>
    </w:p>
    <w:p w:rsidR="00000000" w:rsidDel="00000000" w:rsidP="00000000" w:rsidRDefault="00000000" w:rsidRPr="00000000" w14:paraId="00000028">
      <w:pPr>
        <w:numPr>
          <w:ilvl w:val="1"/>
          <w:numId w:val="3"/>
        </w:numPr>
        <w:ind w:left="1440" w:hanging="360"/>
        <w:rPr>
          <w:u w:val="none"/>
        </w:rPr>
      </w:pPr>
      <w:r w:rsidDel="00000000" w:rsidR="00000000" w:rsidRPr="00000000">
        <w:rPr>
          <w:rtl w:val="0"/>
        </w:rPr>
        <w:t xml:space="preserve">Choose 1)</w:t>
      </w:r>
      <w:r w:rsidDel="00000000" w:rsidR="00000000" w:rsidRPr="00000000">
        <w:rPr>
          <w:u w:val="none"/>
          <w:rtl w:val="0"/>
        </w:rPr>
        <w:t xml:space="preserve"> IRC </w:t>
      </w:r>
      <w:r w:rsidDel="00000000" w:rsidR="00000000" w:rsidRPr="00000000">
        <w:rPr>
          <w:rtl w:val="0"/>
        </w:rPr>
        <w:t xml:space="preserve">or 2) Telegram</w:t>
      </w:r>
    </w:p>
    <w:p w:rsidR="00000000" w:rsidDel="00000000" w:rsidP="00000000" w:rsidRDefault="00000000" w:rsidRPr="00000000" w14:paraId="00000029">
      <w:pPr>
        <w:numPr>
          <w:ilvl w:val="2"/>
          <w:numId w:val="3"/>
        </w:numPr>
        <w:ind w:left="2160" w:hanging="360"/>
        <w:rPr>
          <w:u w:val="none"/>
        </w:rPr>
      </w:pPr>
      <w:r w:rsidDel="00000000" w:rsidR="00000000" w:rsidRPr="00000000">
        <w:rPr>
          <w:rtl w:val="0"/>
        </w:rPr>
        <w:t xml:space="preserve">For IRC, enter your unique private channel ID</w:t>
      </w:r>
    </w:p>
    <w:p w:rsidR="00000000" w:rsidDel="00000000" w:rsidP="00000000" w:rsidRDefault="00000000" w:rsidRPr="00000000" w14:paraId="0000002A">
      <w:pPr>
        <w:numPr>
          <w:ilvl w:val="2"/>
          <w:numId w:val="3"/>
        </w:numPr>
        <w:ind w:left="2160" w:hanging="360"/>
        <w:rPr>
          <w:u w:val="none"/>
        </w:rPr>
      </w:pPr>
      <w:r w:rsidDel="00000000" w:rsidR="00000000" w:rsidRPr="00000000">
        <w:rPr>
          <w:rtl w:val="0"/>
        </w:rPr>
        <w:t xml:space="preserve">For Telegram enter your bot token</w:t>
      </w:r>
    </w:p>
    <w:p w:rsidR="00000000" w:rsidDel="00000000" w:rsidP="00000000" w:rsidRDefault="00000000" w:rsidRPr="00000000" w14:paraId="0000002B">
      <w:pPr>
        <w:numPr>
          <w:ilvl w:val="1"/>
          <w:numId w:val="3"/>
        </w:numPr>
        <w:ind w:left="1440" w:hanging="360"/>
        <w:rPr>
          <w:u w:val="none"/>
        </w:rPr>
      </w:pPr>
      <w:r w:rsidDel="00000000" w:rsidR="00000000" w:rsidRPr="00000000">
        <w:rPr>
          <w:u w:val="none"/>
          <w:rtl w:val="0"/>
        </w:rPr>
        <w:t xml:space="preserve">Select desired LLM to use</w:t>
      </w:r>
      <w:r w:rsidDel="00000000" w:rsidR="00000000" w:rsidRPr="00000000">
        <w:rPr>
          <w:rtl w:val="0"/>
        </w:rPr>
      </w:r>
    </w:p>
    <w:p w:rsidR="00000000" w:rsidDel="00000000" w:rsidP="00000000" w:rsidRDefault="00000000" w:rsidRPr="00000000" w14:paraId="0000002C">
      <w:pPr>
        <w:numPr>
          <w:ilvl w:val="1"/>
          <w:numId w:val="3"/>
        </w:numPr>
        <w:ind w:left="1440" w:hanging="360"/>
        <w:rPr>
          <w:u w:val="none"/>
        </w:rPr>
      </w:pPr>
      <w:r w:rsidDel="00000000" w:rsidR="00000000" w:rsidRPr="00000000">
        <w:rPr>
          <w:rtl w:val="0"/>
        </w:rPr>
        <w:t xml:space="preserve">Enter</w:t>
      </w:r>
      <w:r w:rsidDel="00000000" w:rsidR="00000000" w:rsidRPr="00000000">
        <w:rPr>
          <w:u w:val="none"/>
          <w:rtl w:val="0"/>
        </w:rPr>
        <w:t xml:space="preserve"> </w:t>
      </w:r>
      <w:r w:rsidDel="00000000" w:rsidR="00000000" w:rsidRPr="00000000">
        <w:rPr>
          <w:rtl w:val="0"/>
        </w:rPr>
        <w:t xml:space="preserve">your</w:t>
      </w:r>
      <w:r w:rsidDel="00000000" w:rsidR="00000000" w:rsidRPr="00000000">
        <w:rPr>
          <w:u w:val="none"/>
          <w:rtl w:val="0"/>
        </w:rPr>
        <w:t xml:space="preserve"> API key</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3"/>
        </w:numPr>
        <w:ind w:left="540" w:hanging="360"/>
        <w:rPr>
          <w:u w:val="none"/>
        </w:rPr>
      </w:pPr>
      <w:r w:rsidDel="00000000" w:rsidR="00000000" w:rsidRPr="00000000">
        <w:rPr>
          <w:rtl w:val="0"/>
        </w:rPr>
        <w:t xml:space="preserve">Join your preferred channel:</w:t>
      </w:r>
    </w:p>
    <w:p w:rsidR="00000000" w:rsidDel="00000000" w:rsidP="00000000" w:rsidRDefault="00000000" w:rsidRPr="00000000" w14:paraId="0000002F">
      <w:pPr>
        <w:numPr>
          <w:ilvl w:val="1"/>
          <w:numId w:val="3"/>
        </w:numPr>
        <w:ind w:left="1440" w:hanging="360"/>
        <w:rPr>
          <w:u w:val="none"/>
        </w:rPr>
      </w:pPr>
      <w:r w:rsidDel="00000000" w:rsidR="00000000" w:rsidRPr="00000000">
        <w:rPr>
          <w:rtl w:val="0"/>
        </w:rPr>
        <w:t xml:space="preserve">IRC: navigate to website </w:t>
      </w:r>
      <w:hyperlink r:id="rId8">
        <w:r w:rsidDel="00000000" w:rsidR="00000000" w:rsidRPr="00000000">
          <w:rPr>
            <w:color w:val="000080"/>
            <w:u w:val="single"/>
            <w:rtl w:val="0"/>
          </w:rPr>
          <w:t xml:space="preserve">https://webchat.quakenet.org</w:t>
        </w:r>
      </w:hyperlink>
      <w:r w:rsidDel="00000000" w:rsidR="00000000" w:rsidRPr="00000000">
        <w:rPr>
          <w:rtl w:val="0"/>
        </w:rPr>
        <w:t xml:space="preserve">, enter a username for yourself and your exact channel name as during setup (e.g., ##omega12345). </w:t>
      </w:r>
    </w:p>
    <w:p w:rsidR="00000000" w:rsidDel="00000000" w:rsidP="00000000" w:rsidRDefault="00000000" w:rsidRPr="00000000" w14:paraId="00000030">
      <w:pPr>
        <w:numPr>
          <w:ilvl w:val="1"/>
          <w:numId w:val="3"/>
        </w:numPr>
        <w:ind w:left="1440" w:hanging="360"/>
        <w:rPr>
          <w:u w:val="none"/>
        </w:rPr>
      </w:pPr>
      <w:r w:rsidDel="00000000" w:rsidR="00000000" w:rsidRPr="00000000">
        <w:rPr>
          <w:rtl w:val="0"/>
        </w:rPr>
        <w:t xml:space="preserve">Telegram: navigate to your DM with your bot (e.g. </w:t>
      </w:r>
      <w:hyperlink r:id="rId9">
        <w:r w:rsidDel="00000000" w:rsidR="00000000" w:rsidRPr="00000000">
          <w:rPr>
            <w:color w:val="1155cc"/>
            <w:u w:val="single"/>
            <w:rtl w:val="0"/>
          </w:rPr>
          <w:t xml:space="preserve">https://t.me/</w:t>
        </w:r>
      </w:hyperlink>
      <w:r w:rsidDel="00000000" w:rsidR="00000000" w:rsidRPr="00000000">
        <w:rPr>
          <w:rtl w:val="0"/>
        </w:rPr>
        <w:t xml:space="preserve">&lt;botname&gt;).</w:t>
      </w:r>
    </w:p>
    <w:p w:rsidR="00000000" w:rsidDel="00000000" w:rsidP="00000000" w:rsidRDefault="00000000" w:rsidRPr="00000000" w14:paraId="00000031">
      <w:pPr>
        <w:numPr>
          <w:ilvl w:val="1"/>
          <w:numId w:val="3"/>
        </w:numPr>
        <w:ind w:left="1440" w:hanging="360"/>
        <w:rPr>
          <w:u w:val="none"/>
        </w:rPr>
      </w:pPr>
      <w:r w:rsidDel="00000000" w:rsidR="00000000" w:rsidRPr="00000000">
        <w:rPr>
          <w:rtl w:val="0"/>
        </w:rPr>
        <w:t xml:space="preserve">Wait for your agent to download, initialize its processes, and join the chat. </w:t>
      </w:r>
      <w:r w:rsidDel="00000000" w:rsidR="00000000" w:rsidRPr="00000000">
        <w:rPr>
          <w:rtl w:val="0"/>
        </w:rPr>
      </w:r>
    </w:p>
    <w:p w:rsidR="00000000" w:rsidDel="00000000" w:rsidP="00000000" w:rsidRDefault="00000000" w:rsidRPr="00000000" w14:paraId="00000032">
      <w:pPr>
        <w:ind w:left="540" w:hanging="360"/>
        <w:rPr/>
      </w:pPr>
      <w:r w:rsidDel="00000000" w:rsidR="00000000" w:rsidRPr="00000000">
        <w:rPr>
          <w:rtl w:val="0"/>
        </w:rPr>
      </w:r>
    </w:p>
    <w:p w:rsidR="00000000" w:rsidDel="00000000" w:rsidP="00000000" w:rsidRDefault="00000000" w:rsidRPr="00000000" w14:paraId="00000033">
      <w:pPr>
        <w:numPr>
          <w:ilvl w:val="0"/>
          <w:numId w:val="3"/>
        </w:numPr>
        <w:ind w:left="540" w:hanging="360"/>
        <w:rPr>
          <w:u w:val="none"/>
        </w:rPr>
      </w:pPr>
      <w:r w:rsidDel="00000000" w:rsidR="00000000" w:rsidRPr="00000000">
        <w:rPr>
          <w:rtl w:val="0"/>
        </w:rPr>
        <w:t xml:space="preserve">Interact with OmegaClaw as desired.</w:t>
      </w:r>
    </w:p>
    <w:p w:rsidR="00000000" w:rsidDel="00000000" w:rsidP="00000000" w:rsidRDefault="00000000" w:rsidRPr="00000000" w14:paraId="00000034">
      <w:pPr>
        <w:ind w:left="720" w:firstLine="0"/>
        <w:rPr/>
      </w:pPr>
      <w:r w:rsidDel="00000000" w:rsidR="00000000" w:rsidRPr="00000000">
        <w:rPr>
          <w:rtl w:val="0"/>
        </w:rPr>
        <w:t xml:space="preserve">Try these to get started:</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5"/>
        </w:numPr>
        <w:spacing w:after="200" w:lineRule="auto"/>
        <w:ind w:left="1440" w:hanging="360"/>
        <w:rPr>
          <w:u w:val="none"/>
        </w:rPr>
      </w:pPr>
      <w:r w:rsidDel="00000000" w:rsidR="00000000" w:rsidRPr="00000000">
        <w:rPr>
          <w:b w:val="1"/>
          <w:bCs w:val="1"/>
          <w:rtl w:val="0"/>
        </w:rPr>
        <w:t xml:space="preserve">"Search the web for recent latest trends in quantum computing and summarize what you find. Remember this — I'll ask you about it later."</w:t>
      </w:r>
      <w:r w:rsidDel="00000000" w:rsidR="00000000" w:rsidRPr="00000000">
        <w:rPr>
          <w:rtl w:val="0"/>
        </w:rPr>
        <w:t xml:space="preserve"> — tests web search, memory storage, and multi-turn recall</w:t>
      </w:r>
    </w:p>
    <w:p w:rsidR="00000000" w:rsidDel="00000000" w:rsidP="00000000" w:rsidRDefault="00000000" w:rsidRPr="00000000" w14:paraId="00000037">
      <w:pPr>
        <w:numPr>
          <w:ilvl w:val="0"/>
          <w:numId w:val="5"/>
        </w:numPr>
        <w:spacing w:after="200" w:before="0" w:lineRule="auto"/>
        <w:ind w:left="1440" w:hanging="360"/>
        <w:rPr>
          <w:u w:val="none"/>
        </w:rPr>
      </w:pPr>
      <w:r w:rsidDel="00000000" w:rsidR="00000000" w:rsidRPr="00000000">
        <w:rPr>
          <w:b w:val="1"/>
          <w:bCs w:val="1"/>
          <w:rtl w:val="0"/>
        </w:rPr>
        <w:t xml:space="preserve">"What skills do you have available? Which ones have you used in our conversation so far?"</w:t>
      </w:r>
      <w:r w:rsidDel="00000000" w:rsidR="00000000" w:rsidRPr="00000000">
        <w:rPr>
          <w:rtl w:val="0"/>
        </w:rPr>
        <w:t xml:space="preserve"> — exercises self-inspection and AtomSpace query</w:t>
      </w:r>
    </w:p>
    <w:p w:rsidR="00000000" w:rsidDel="00000000" w:rsidP="00000000" w:rsidRDefault="00000000" w:rsidRPr="00000000" w14:paraId="00000038">
      <w:pPr>
        <w:numPr>
          <w:ilvl w:val="0"/>
          <w:numId w:val="5"/>
        </w:numPr>
        <w:spacing w:after="200" w:before="0" w:lineRule="auto"/>
        <w:ind w:left="1440" w:hanging="360"/>
        <w:rPr>
          <w:u w:val="none"/>
        </w:rPr>
      </w:pPr>
      <w:r w:rsidDel="00000000" w:rsidR="00000000" w:rsidRPr="00000000">
        <w:rPr>
          <w:b w:val="1"/>
          <w:bCs w:val="1"/>
          <w:rtl w:val="0"/>
        </w:rPr>
        <w:t xml:space="preserve">"I want to build a live crypto price alert system. Break this into steps, and tell me your plan."</w:t>
      </w:r>
      <w:r w:rsidDel="00000000" w:rsidR="00000000" w:rsidRPr="00000000">
        <w:rPr>
          <w:rtl w:val="0"/>
        </w:rPr>
        <w:t xml:space="preserve"> — demonstrates long-horizon, stateful execution</w:t>
      </w:r>
    </w:p>
    <w:p w:rsidR="00000000" w:rsidDel="00000000" w:rsidP="00000000" w:rsidRDefault="00000000" w:rsidRPr="00000000" w14:paraId="00000039">
      <w:pPr>
        <w:numPr>
          <w:ilvl w:val="0"/>
          <w:numId w:val="5"/>
        </w:numPr>
        <w:spacing w:after="200" w:before="0" w:lineRule="auto"/>
        <w:ind w:left="1440" w:hanging="360"/>
        <w:rPr>
          <w:u w:val="none"/>
        </w:rPr>
      </w:pPr>
      <w:r w:rsidDel="00000000" w:rsidR="00000000" w:rsidRPr="00000000">
        <w:rPr>
          <w:b w:val="1"/>
          <w:bCs w:val="1"/>
          <w:rtl w:val="0"/>
        </w:rPr>
        <w:t xml:space="preserve">"What do you know about PLN? How confident are you in that?"</w:t>
      </w:r>
      <w:r w:rsidDel="00000000" w:rsidR="00000000" w:rsidRPr="00000000">
        <w:rPr>
          <w:rtl w:val="0"/>
        </w:rPr>
        <w:t xml:space="preserve"> — surfaces the reasoning and uncertainty tracking layer</w:t>
      </w:r>
    </w:p>
    <w:p w:rsidR="00000000" w:rsidDel="00000000" w:rsidP="00000000" w:rsidRDefault="00000000" w:rsidRPr="00000000" w14:paraId="0000003A">
      <w:pPr>
        <w:numPr>
          <w:ilvl w:val="0"/>
          <w:numId w:val="5"/>
        </w:numPr>
        <w:spacing w:after="200" w:lineRule="auto"/>
        <w:ind w:left="1440" w:hanging="360"/>
        <w:rPr>
          <w:u w:val="none"/>
        </w:rPr>
      </w:pPr>
      <w:r w:rsidDel="00000000" w:rsidR="00000000" w:rsidRPr="00000000">
        <w:rPr>
          <w:b w:val="1"/>
          <w:bCs w:val="1"/>
          <w:rtl w:val="0"/>
        </w:rPr>
        <w:t xml:space="preserve">"Remember that I started working on the code now, and remind me when ten minutes have passed.</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rtl w:val="0"/>
        </w:rPr>
        <w:t xml:space="preserve">test memory and timer functions</w:t>
      </w:r>
    </w:p>
    <w:p w:rsidR="00000000" w:rsidDel="00000000" w:rsidP="00000000" w:rsidRDefault="00000000" w:rsidRPr="00000000" w14:paraId="0000003B">
      <w:pPr>
        <w:spacing w:after="200" w:lineRule="auto"/>
        <w:ind w:left="1440" w:firstLine="0"/>
        <w:rPr>
          <w:i w:val="1"/>
          <w:iCs w:val="1"/>
        </w:rPr>
      </w:pPr>
      <w:r w:rsidDel="00000000" w:rsidR="00000000" w:rsidRPr="00000000">
        <w:rPr>
          <w:i w:val="1"/>
          <w:iCs w:val="1"/>
          <w:rtl w:val="0"/>
        </w:rPr>
        <w:t xml:space="preserve">Note: the capability of the agent is directly proportional to the power of the LLM it is harnessed to; experimenting with different models with these same, and more advanced, commands is suggested!</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3"/>
        </w:numPr>
        <w:ind w:left="540" w:hanging="360"/>
        <w:rPr>
          <w:u w:val="none"/>
        </w:rPr>
      </w:pPr>
      <w:r w:rsidDel="00000000" w:rsidR="00000000" w:rsidRPr="00000000">
        <w:rPr>
          <w:rtl w:val="0"/>
        </w:rPr>
        <w:t xml:space="preserve">When done interacting with OmegaClaw, enter </w:t>
      </w:r>
      <w:r w:rsidDel="00000000" w:rsidR="00000000" w:rsidRPr="00000000">
        <w:rPr>
          <w:rFonts w:ascii="Liberation Mono" w:cs="Liberation Mono" w:eastAsia="Liberation Mono" w:hAnsi="Liberation Mono"/>
          <w:b w:val="1"/>
          <w:bCs w:val="1"/>
          <w:rtl w:val="0"/>
        </w:rPr>
        <w:t xml:space="preserve">docker stop omegaclaw</w:t>
      </w:r>
      <w:r w:rsidDel="00000000" w:rsidR="00000000" w:rsidRPr="00000000">
        <w:rPr>
          <w:rtl w:val="0"/>
        </w:rPr>
        <w:t xml:space="preserve">. If using IRC, do not leave your IRC channel unattended, and monitor your agents activities in an ongoing way. For protection and token usage, it’s best to stop the docker container when not using OmegaClaw.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3"/>
        </w:numPr>
        <w:ind w:left="540" w:hanging="360"/>
        <w:rPr>
          <w:u w:val="none"/>
        </w:rPr>
      </w:pPr>
      <w:r w:rsidDel="00000000" w:rsidR="00000000" w:rsidRPr="00000000">
        <w:rPr>
          <w:rtl w:val="0"/>
        </w:rPr>
        <w:t xml:space="preserve">To restart your container, enter   </w:t>
      </w:r>
      <w:r w:rsidDel="00000000" w:rsidR="00000000" w:rsidRPr="00000000">
        <w:rPr>
          <w:rFonts w:ascii="Liberation Mono" w:cs="Liberation Mono" w:eastAsia="Liberation Mono" w:hAnsi="Liberation Mono"/>
          <w:b w:val="1"/>
          <w:bCs w:val="1"/>
          <w:rtl w:val="0"/>
        </w:rPr>
        <w:t xml:space="preserve">docker start omegaclaw</w:t>
      </w:r>
      <w:r w:rsidDel="00000000" w:rsidR="00000000" w:rsidRPr="00000000">
        <w:rPr>
          <w:rtl w:val="0"/>
        </w:rPr>
      </w:r>
    </w:p>
    <w:p w:rsidR="00000000" w:rsidDel="00000000" w:rsidP="00000000" w:rsidRDefault="00000000" w:rsidRPr="00000000" w14:paraId="00000041">
      <w:pPr>
        <w:ind w:left="540" w:hanging="360"/>
        <w:rPr/>
      </w:pPr>
      <w:r w:rsidDel="00000000" w:rsidR="00000000" w:rsidRPr="00000000">
        <w:rPr>
          <w:rtl w:val="0"/>
        </w:rPr>
      </w:r>
    </w:p>
    <w:p w:rsidR="00000000" w:rsidDel="00000000" w:rsidP="00000000" w:rsidRDefault="00000000" w:rsidRPr="00000000" w14:paraId="00000042">
      <w:pPr>
        <w:ind w:left="540" w:hanging="360"/>
        <w:rPr/>
      </w:pPr>
      <w:r w:rsidDel="00000000" w:rsidR="00000000" w:rsidRPr="00000000">
        <w:rPr>
          <w:rtl w:val="0"/>
        </w:rPr>
      </w:r>
    </w:p>
    <w:p w:rsidR="00000000" w:rsidDel="00000000" w:rsidP="00000000" w:rsidRDefault="00000000" w:rsidRPr="00000000" w14:paraId="00000043">
      <w:pPr>
        <w:numPr>
          <w:ilvl w:val="0"/>
          <w:numId w:val="3"/>
        </w:numPr>
        <w:ind w:left="540" w:hanging="360"/>
        <w:rPr>
          <w:u w:val="none"/>
        </w:rPr>
      </w:pPr>
      <w:r w:rsidDel="00000000" w:rsidR="00000000" w:rsidRPr="00000000">
        <w:rPr>
          <w:rtl w:val="0"/>
        </w:rPr>
        <w:t xml:space="preserve">OmegaClaw will save the ‘memory’ embeddings it has made - knowledge, skills, interactions and learning that occurred while you worked with it. This will be stored on your host using Docker, and will be available when you restart or even reinstall the docker. </w:t>
        <w:br w:type="textWrapping"/>
        <w:br w:type="textWrapping"/>
        <w:t xml:space="preserve">If you’d like to reinitialize OmegaClaw to its clean-install state, run these commands:</w:t>
        <w:br w:type="textWrapping"/>
        <w:br w:type="textWrapping"/>
      </w:r>
      <w:r w:rsidDel="00000000" w:rsidR="00000000" w:rsidRPr="00000000">
        <w:rPr>
          <w:rFonts w:ascii="Liberation Mono" w:cs="Liberation Mono" w:eastAsia="Liberation Mono" w:hAnsi="Liberation Mono"/>
          <w:b w:val="1"/>
          <w:bCs w:val="1"/>
          <w:rtl w:val="0"/>
        </w:rPr>
        <w:t xml:space="preserve">docker rm -f omegaclaw</w:t>
      </w:r>
      <w:r w:rsidDel="00000000" w:rsidR="00000000" w:rsidRPr="00000000">
        <w:rPr>
          <w:rtl w:val="0"/>
        </w:rPr>
        <w:br w:type="textWrapping"/>
      </w:r>
      <w:r w:rsidDel="00000000" w:rsidR="00000000" w:rsidRPr="00000000">
        <w:rPr>
          <w:rFonts w:ascii="Liberation Mono" w:cs="Liberation Mono" w:eastAsia="Liberation Mono" w:hAnsi="Liberation Mono"/>
          <w:b w:val="1"/>
          <w:bCs w:val="1"/>
          <w:rtl w:val="0"/>
        </w:rPr>
        <w:t xml:space="preserve">docker volume rm omegaclaw-memory</w:t>
      </w: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Fonts w:ascii="Liberation Mono" w:cs="Liberation Mono" w:eastAsia="Liberation Mono" w:hAnsi="Liberation Mono"/>
          <w:rtl w:val="0"/>
        </w:rPr>
        <w:t xml:space="preserve">… then just go to step #2 above and proceed again</w:t>
      </w:r>
      <w:r w:rsidDel="00000000" w:rsidR="00000000" w:rsidRPr="00000000">
        <w:rPr>
          <w:rtl w:val="0"/>
        </w:rPr>
      </w:r>
    </w:p>
    <w:p w:rsidR="00000000" w:rsidDel="00000000" w:rsidP="00000000" w:rsidRDefault="00000000" w:rsidRPr="00000000" w14:paraId="00000045">
      <w:pPr>
        <w:rPr>
          <w:rFonts w:ascii="Liberation Mono" w:cs="Liberation Mono" w:eastAsia="Liberation Mono" w:hAnsi="Liberation Mono"/>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Additional helpful commands: </w:t>
      </w:r>
    </w:p>
    <w:p w:rsidR="00000000" w:rsidDel="00000000" w:rsidP="00000000" w:rsidRDefault="00000000" w:rsidRPr="00000000" w14:paraId="00000048">
      <w:pPr>
        <w:ind w:left="720" w:firstLine="0"/>
        <w:rPr>
          <w:rFonts w:ascii="Liberation Mono" w:cs="Liberation Mono" w:eastAsia="Liberation Mono" w:hAnsi="Liberation Mono"/>
          <w:b w:val="0"/>
          <w:bCs w:val="0"/>
        </w:rPr>
      </w:pPr>
      <w:r w:rsidDel="00000000" w:rsidR="00000000" w:rsidRPr="00000000">
        <w:rPr>
          <w:rFonts w:ascii="Liberation Mono" w:cs="Liberation Mono" w:eastAsia="Liberation Mono" w:hAnsi="Liberation Mono"/>
          <w:b w:val="1"/>
          <w:bCs w:val="1"/>
          <w:rtl w:val="0"/>
        </w:rPr>
        <w:t xml:space="preserve">docker logs -f omegaclaw   </w:t>
      </w:r>
      <w:r w:rsidDel="00000000" w:rsidR="00000000" w:rsidRPr="00000000">
        <w:rPr>
          <w:rFonts w:ascii="Liberation Mono" w:cs="Liberation Mono" w:eastAsia="Liberation Mono" w:hAnsi="Liberation Mono"/>
          <w:b w:val="0"/>
          <w:bCs w:val="0"/>
          <w:rtl w:val="0"/>
        </w:rPr>
        <w:t xml:space="preserve">Runtime container inspection.</w:t>
      </w:r>
    </w:p>
    <w:p w:rsidR="00000000" w:rsidDel="00000000" w:rsidP="00000000" w:rsidRDefault="00000000" w:rsidRPr="00000000" w14:paraId="00000049">
      <w:pPr>
        <w:ind w:left="720" w:firstLine="0"/>
        <w:rPr>
          <w:rFonts w:ascii="Liberation Mono" w:cs="Liberation Mono" w:eastAsia="Liberation Mono" w:hAnsi="Liberation Mono"/>
        </w:rPr>
      </w:pPr>
      <w:r w:rsidDel="00000000" w:rsidR="00000000" w:rsidRPr="00000000">
        <w:rPr>
          <w:rFonts w:ascii="Liberation Mono" w:cs="Liberation Mono" w:eastAsia="Liberation Mono" w:hAnsi="Liberation Mono"/>
          <w:b w:val="1"/>
          <w:bCs w:val="1"/>
          <w:rtl w:val="0"/>
        </w:rPr>
        <w:t xml:space="preserve">docker logs -f omegaclaw | grep -v '^(CHARS_SENT'</w:t>
      </w:r>
      <w:r w:rsidDel="00000000" w:rsidR="00000000" w:rsidRPr="00000000">
        <w:rPr>
          <w:rFonts w:ascii="Liberation Mono" w:cs="Liberation Mono" w:eastAsia="Liberation Mono" w:hAnsi="Liberation Mono"/>
          <w:rtl w:val="0"/>
        </w:rPr>
        <w:t xml:space="preserve"> More granular logs inspection</w:t>
      </w:r>
    </w:p>
    <w:p w:rsidR="00000000" w:rsidDel="00000000" w:rsidP="00000000" w:rsidRDefault="00000000" w:rsidRPr="00000000" w14:paraId="0000004A">
      <w:pPr>
        <w:ind w:left="720" w:firstLine="0"/>
        <w:rPr>
          <w:rFonts w:ascii="Liberation Mono" w:cs="Liberation Mono" w:eastAsia="Liberation Mono" w:hAnsi="Liberation Mono"/>
          <w:b w:val="1"/>
          <w:bCs w:val="1"/>
        </w:rPr>
      </w:pPr>
      <w:r w:rsidDel="00000000" w:rsidR="00000000" w:rsidRPr="00000000">
        <w:rPr>
          <w:rFonts w:ascii="Liberation Mono" w:cs="Liberation Mono" w:eastAsia="Liberation Mono" w:hAnsi="Liberation Mono"/>
          <w:b w:val="1"/>
          <w:bCs w:val="1"/>
          <w:rtl w:val="0"/>
        </w:rPr>
        <w:t xml:space="preserve">docker ps</w:t>
      </w:r>
    </w:p>
    <w:p w:rsidR="00000000" w:rsidDel="00000000" w:rsidP="00000000" w:rsidRDefault="00000000" w:rsidRPr="00000000" w14:paraId="0000004B">
      <w:pPr>
        <w:pStyle w:val="Heading3"/>
        <w:keepNext w:val="0"/>
        <w:keepLines w:val="0"/>
        <w:spacing w:line="276" w:lineRule="auto"/>
        <w:rPr>
          <w:rFonts w:ascii="Arial" w:cs="Arial" w:eastAsia="Arial" w:hAnsi="Arial"/>
          <w:sz w:val="26"/>
          <w:szCs w:val="26"/>
        </w:rPr>
      </w:pPr>
      <w:bookmarkStart w:colFirst="0" w:colLast="0" w:name="_tavf1ox4k0yg" w:id="5"/>
      <w:bookmarkEnd w:id="5"/>
      <w:r w:rsidDel="00000000" w:rsidR="00000000" w:rsidRPr="00000000">
        <w:rPr>
          <w:rFonts w:ascii="Arial" w:cs="Arial" w:eastAsia="Arial" w:hAnsi="Arial"/>
          <w:sz w:val="26"/>
          <w:szCs w:val="26"/>
          <w:rtl w:val="0"/>
        </w:rPr>
        <w:t xml:space="preserve">Using Skills</w:t>
      </w:r>
    </w:p>
    <w:p w:rsidR="00000000" w:rsidDel="00000000" w:rsidP="00000000" w:rsidRDefault="00000000" w:rsidRPr="00000000" w14:paraId="0000004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OmegaClaw comes with a set of built-in skills that it can use to perform actions and generate more accurate, relevant responses to your requests.</w:t>
      </w:r>
    </w:p>
    <w:p w:rsidR="00000000" w:rsidDel="00000000" w:rsidP="00000000" w:rsidRDefault="00000000" w:rsidRPr="00000000" w14:paraId="0000004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includes integration with Agentverse agents (such as Tavily Search Agent and Technical Analysis Agent), which help OmegaClaw handle more specialized tasks.</w:t>
      </w:r>
    </w:p>
    <w:p w:rsidR="00000000" w:rsidDel="00000000" w:rsidP="00000000" w:rsidRDefault="00000000" w:rsidRPr="00000000" w14:paraId="0000004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Once the agent is running, all built-in skills are available by default. OmegaClaw will decide when to use them based on your use case.</w:t>
      </w:r>
    </w:p>
    <w:p w:rsidR="00000000" w:rsidDel="00000000" w:rsidP="00000000" w:rsidRDefault="00000000" w:rsidRPr="00000000" w14:paraId="0000004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can explicitly instruct the agent to use specific skills. However, keep in mind that in some scenarios it may choose to ignore those instructions if it determines a different approach is more appropriate.</w:t>
      </w:r>
    </w:p>
    <w:p w:rsidR="00000000" w:rsidDel="00000000" w:rsidP="00000000" w:rsidRDefault="00000000" w:rsidRPr="00000000" w14:paraId="0000005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E.g. you can use following prompt to explicitly instruct agent use specific skill:</w:t>
      </w:r>
    </w:p>
    <w:p w:rsidR="00000000" w:rsidDel="00000000" w:rsidP="00000000" w:rsidRDefault="00000000" w:rsidRPr="00000000" w14:paraId="00000051">
      <w:pPr>
        <w:spacing w:after="240" w:before="240"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“Summarize the latest news about the ASI Alliance using Tavily Search”</w:t>
      </w:r>
    </w:p>
    <w:p w:rsidR="00000000" w:rsidDel="00000000" w:rsidP="00000000" w:rsidRDefault="00000000" w:rsidRPr="00000000" w14:paraId="0000005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Or something similar, agent can behave like in example below:</w:t>
      </w:r>
    </w:p>
    <w:p w:rsidR="00000000" w:rsidDel="00000000" w:rsidP="00000000" w:rsidRDefault="00000000" w:rsidRPr="00000000" w14:paraId="0000005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40894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Also you can monitor which skills the agent is using, as well as its reasoning process, by checking the logs of your Docker container.</w:t>
      </w:r>
    </w:p>
    <w:p w:rsidR="00000000" w:rsidDel="00000000" w:rsidP="00000000" w:rsidRDefault="00000000" w:rsidRPr="00000000" w14:paraId="00000055">
      <w:pPr>
        <w:pStyle w:val="Heading3"/>
        <w:spacing w:after="240" w:before="240" w:line="276" w:lineRule="auto"/>
        <w:rPr>
          <w:rFonts w:ascii="Arial" w:cs="Arial" w:eastAsia="Arial" w:hAnsi="Arial"/>
          <w:sz w:val="26"/>
          <w:szCs w:val="26"/>
        </w:rPr>
      </w:pPr>
      <w:bookmarkStart w:colFirst="0" w:colLast="0" w:name="_c6uksovyii94" w:id="6"/>
      <w:bookmarkEnd w:id="6"/>
      <w:r w:rsidDel="00000000" w:rsidR="00000000" w:rsidRPr="00000000">
        <w:rPr>
          <w:rFonts w:ascii="Arial" w:cs="Arial" w:eastAsia="Arial" w:hAnsi="Arial"/>
          <w:sz w:val="26"/>
          <w:szCs w:val="26"/>
          <w:rtl w:val="0"/>
        </w:rPr>
        <w:t xml:space="preserve">Implementing OmegaClaw Skills with Agentverse Agents</w:t>
      </w:r>
    </w:p>
    <w:p w:rsidR="00000000" w:rsidDel="00000000" w:rsidP="00000000" w:rsidRDefault="00000000" w:rsidRPr="00000000" w14:paraId="00000056">
      <w:pPr>
        <w:spacing w:after="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implement minimal skills for OmegaClaw using Agentverse agents, follow these three steps:</w:t>
      </w:r>
    </w:p>
    <w:p w:rsidR="00000000" w:rsidDel="00000000" w:rsidP="00000000" w:rsidRDefault="00000000" w:rsidRPr="00000000" w14:paraId="00000057">
      <w:pPr>
        <w:pStyle w:val="Heading4"/>
        <w:keepNext w:val="0"/>
        <w:keepLines w:val="0"/>
        <w:spacing w:after="80" w:before="280" w:line="276" w:lineRule="auto"/>
        <w:rPr>
          <w:rFonts w:ascii="Arial" w:cs="Arial" w:eastAsia="Arial" w:hAnsi="Arial"/>
          <w:b w:val="0"/>
          <w:bCs w:val="0"/>
          <w:color w:val="666666"/>
        </w:rPr>
      </w:pPr>
      <w:bookmarkStart w:colFirst="0" w:colLast="0" w:name="_yprozcwzj5v3" w:id="7"/>
      <w:bookmarkEnd w:id="7"/>
      <w:r w:rsidDel="00000000" w:rsidR="00000000" w:rsidRPr="00000000">
        <w:rPr>
          <w:rFonts w:ascii="Arial" w:cs="Arial" w:eastAsia="Arial" w:hAnsi="Arial"/>
          <w:b w:val="0"/>
          <w:bCs w:val="0"/>
          <w:color w:val="666666"/>
          <w:rtl w:val="0"/>
        </w:rPr>
        <w:t xml:space="preserve">1. Implement an Agentverse module</w:t>
      </w:r>
    </w:p>
    <w:p w:rsidR="00000000" w:rsidDel="00000000" w:rsidP="00000000" w:rsidRDefault="00000000" w:rsidRPr="00000000" w14:paraId="0000005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Using the </w:t>
      </w:r>
      <w:hyperlink r:id="rId11">
        <w:r w:rsidDel="00000000" w:rsidR="00000000" w:rsidRPr="00000000">
          <w:rPr>
            <w:rFonts w:ascii="Arial" w:cs="Arial" w:eastAsia="Arial" w:hAnsi="Arial"/>
            <w:color w:val="1155cc"/>
            <w:sz w:val="22"/>
            <w:szCs w:val="22"/>
            <w:u w:val="single"/>
            <w:rtl w:val="0"/>
          </w:rPr>
          <w:t xml:space="preserve">uAgents framework</w:t>
        </w:r>
      </w:hyperlink>
      <w:r w:rsidDel="00000000" w:rsidR="00000000" w:rsidRPr="00000000">
        <w:rPr>
          <w:rFonts w:ascii="Arial" w:cs="Arial" w:eastAsia="Arial" w:hAnsi="Arial"/>
          <w:sz w:val="22"/>
          <w:szCs w:val="22"/>
          <w:rtl w:val="0"/>
        </w:rPr>
        <w:t xml:space="preserve"> by FetchAI, create a Python module that handles interaction with a target Agentverse agent.</w:t>
      </w:r>
    </w:p>
    <w:p w:rsidR="00000000" w:rsidDel="00000000" w:rsidP="00000000" w:rsidRDefault="00000000" w:rsidRPr="00000000" w14:paraId="0000005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minimum, the module should expose a simple function that calls the agent with all required input parameters.</w:t>
      </w:r>
    </w:p>
    <w:p w:rsidR="00000000" w:rsidDel="00000000" w:rsidP="00000000" w:rsidRDefault="00000000" w:rsidRPr="00000000" w14:paraId="0000005A">
      <w:pPr>
        <w:spacing w:after="240" w:before="240"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Below is an example implementation you can use as a reference:</w:t>
      </w:r>
      <w:r w:rsidDel="00000000" w:rsidR="00000000" w:rsidRPr="00000000">
        <w:rPr>
          <w:rtl w:val="0"/>
        </w:rPr>
      </w:r>
    </w:p>
    <w:p w:rsidR="00000000" w:rsidDel="00000000" w:rsidP="00000000" w:rsidRDefault="00000000" w:rsidRPr="00000000" w14:paraId="0000005B">
      <w:pPr>
        <w:widowControl w:val="0"/>
        <w:rPr>
          <w:rFonts w:ascii="Roboto Mono" w:cs="Roboto Mono" w:eastAsia="Roboto Mono" w:hAnsi="Roboto Mono"/>
          <w:color w:val="37474f"/>
          <w:sz w:val="22"/>
          <w:szCs w:val="22"/>
        </w:rPr>
      </w:pPr>
      <w:r w:rsidDel="00000000" w:rsidR="00000000" w:rsidRPr="00000000">
        <w:rPr>
          <w:rFonts w:ascii="Arial" w:cs="Arial" w:eastAsia="Arial" w:hAnsi="Arial"/>
          <w:color w:val="37474f"/>
          <w:sz w:val="22"/>
          <w:szCs w:val="22"/>
          <w:rtl w:val="0"/>
        </w:rPr>
        <w:t xml:space="preserve"></w:t>
      </w:r>
      <w:r w:rsidDel="00000000" w:rsidR="00000000" w:rsidRPr="00000000">
        <w:rPr>
          <w:rFonts w:ascii="Roboto Mono" w:cs="Roboto Mono" w:eastAsia="Roboto Mono" w:hAnsi="Roboto Mono"/>
          <w:color w:val="1967d2"/>
          <w:sz w:val="22"/>
          <w:szCs w:val="22"/>
          <w:rtl w:val="0"/>
        </w:rPr>
        <w:t xml:space="preserve">def </w:t>
      </w:r>
      <w:r w:rsidDel="00000000" w:rsidR="00000000" w:rsidRPr="00000000">
        <w:rPr>
          <w:rFonts w:ascii="Roboto Mono" w:cs="Roboto Mono" w:eastAsia="Roboto Mono" w:hAnsi="Roboto Mono"/>
          <w:color w:val="37474f"/>
          <w:sz w:val="22"/>
          <w:szCs w:val="22"/>
          <w:rtl w:val="0"/>
        </w:rPr>
        <w:t xml:space="preserve">tavily_search(search_query: </w:t>
      </w:r>
      <w:r w:rsidDel="00000000" w:rsidR="00000000" w:rsidRPr="00000000">
        <w:rPr>
          <w:rFonts w:ascii="Roboto Mono" w:cs="Roboto Mono" w:eastAsia="Roboto Mono" w:hAnsi="Roboto Mono"/>
          <w:color w:val="1967d2"/>
          <w:sz w:val="22"/>
          <w:szCs w:val="22"/>
          <w:rtl w:val="0"/>
        </w:rPr>
        <w:t xml:space="preserve">str</w:t>
      </w:r>
      <w:r w:rsidDel="00000000" w:rsidR="00000000" w:rsidRPr="00000000">
        <w:rPr>
          <w:rFonts w:ascii="Roboto Mono" w:cs="Roboto Mono" w:eastAsia="Roboto Mono" w:hAnsi="Roboto Mono"/>
          <w:color w:val="37474f"/>
          <w:sz w:val="22"/>
          <w:szCs w:val="22"/>
          <w:rtl w:val="0"/>
        </w:rPr>
        <w:t xml:space="preserve">, timeout: </w:t>
      </w:r>
      <w:r w:rsidDel="00000000" w:rsidR="00000000" w:rsidRPr="00000000">
        <w:rPr>
          <w:rFonts w:ascii="Roboto Mono" w:cs="Roboto Mono" w:eastAsia="Roboto Mono" w:hAnsi="Roboto Mono"/>
          <w:color w:val="9334e6"/>
          <w:sz w:val="22"/>
          <w:szCs w:val="22"/>
          <w:rtl w:val="0"/>
        </w:rPr>
        <w:t xml:space="preserve">int </w:t>
      </w:r>
      <w:r w:rsidDel="00000000" w:rsidR="00000000" w:rsidRPr="00000000">
        <w:rPr>
          <w:rFonts w:ascii="Roboto Mono" w:cs="Roboto Mono" w:eastAsia="Roboto Mono" w:hAnsi="Roboto Mono"/>
          <w:color w:val="37474f"/>
          <w:sz w:val="22"/>
          <w:szCs w:val="22"/>
          <w:rtl w:val="0"/>
        </w:rPr>
        <w:t xml:space="preserve">= </w:t>
      </w:r>
      <w:r w:rsidDel="00000000" w:rsidR="00000000" w:rsidRPr="00000000">
        <w:rPr>
          <w:rFonts w:ascii="Roboto Mono" w:cs="Roboto Mono" w:eastAsia="Roboto Mono" w:hAnsi="Roboto Mono"/>
          <w:color w:val="c5221f"/>
          <w:sz w:val="22"/>
          <w:szCs w:val="22"/>
          <w:rtl w:val="0"/>
        </w:rPr>
        <w:t xml:space="preserve">60</w:t>
      </w:r>
      <w:r w:rsidDel="00000000" w:rsidR="00000000" w:rsidRPr="00000000">
        <w:rPr>
          <w:rFonts w:ascii="Roboto Mono" w:cs="Roboto Mono" w:eastAsia="Roboto Mono" w:hAnsi="Roboto Mono"/>
          <w:color w:val="37474f"/>
          <w:sz w:val="22"/>
          <w:szCs w:val="22"/>
          <w:rtl w:val="0"/>
        </w:rPr>
        <w:t xml:space="preserve">) -&gt; </w:t>
      </w:r>
      <w:r w:rsidDel="00000000" w:rsidR="00000000" w:rsidRPr="00000000">
        <w:rPr>
          <w:rFonts w:ascii="Roboto Mono" w:cs="Roboto Mono" w:eastAsia="Roboto Mono" w:hAnsi="Roboto Mono"/>
          <w:color w:val="1967d2"/>
          <w:sz w:val="22"/>
          <w:szCs w:val="22"/>
          <w:rtl w:val="0"/>
        </w:rPr>
        <w:t xml:space="preserve">str</w:t>
      </w:r>
      <w:r w:rsidDel="00000000" w:rsidR="00000000" w:rsidRPr="00000000">
        <w:rPr>
          <w:rFonts w:ascii="Roboto Mono" w:cs="Roboto Mono" w:eastAsia="Roboto Mono" w:hAnsi="Roboto Mono"/>
          <w:color w:val="37474f"/>
          <w:sz w:val="22"/>
          <w:szCs w:val="22"/>
          <w:rtl w:val="0"/>
        </w:rPr>
        <w:t xml:space="preserve">:</w:t>
      </w:r>
    </w:p>
    <w:p w:rsidR="00000000" w:rsidDel="00000000" w:rsidP="00000000" w:rsidRDefault="00000000" w:rsidRPr="00000000" w14:paraId="0000005C">
      <w:pPr>
        <w:widowControl w:val="0"/>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try</w:t>
      </w:r>
      <w:r w:rsidDel="00000000" w:rsidR="00000000" w:rsidRPr="00000000">
        <w:rPr>
          <w:rFonts w:ascii="Roboto Mono" w:cs="Roboto Mono" w:eastAsia="Roboto Mono" w:hAnsi="Roboto Mono"/>
          <w:color w:val="37474f"/>
          <w:sz w:val="22"/>
          <w:szCs w:val="22"/>
          <w:rtl w:val="0"/>
        </w:rPr>
        <w:t xml:space="preserve">:</w:t>
      </w:r>
    </w:p>
    <w:p w:rsidR="00000000" w:rsidDel="00000000" w:rsidP="00000000" w:rsidRDefault="00000000" w:rsidRPr="00000000" w14:paraId="0000005D">
      <w:pPr>
        <w:widowControl w:val="0"/>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request = WebSearchRequest(query=search_query)</w:t>
      </w:r>
    </w:p>
    <w:p w:rsidR="00000000" w:rsidDel="00000000" w:rsidP="00000000" w:rsidRDefault="00000000" w:rsidRPr="00000000" w14:paraId="0000005E">
      <w:pPr>
        <w:widowControl w:val="0"/>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response = asyncio.run(</w:t>
      </w:r>
    </w:p>
    <w:p w:rsidR="00000000" w:rsidDel="00000000" w:rsidP="00000000" w:rsidRDefault="00000000" w:rsidRPr="00000000" w14:paraId="0000005F">
      <w:pPr>
        <w:widowControl w:val="0"/>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_ask_agent(TAVILY_SEARCH_AGENT_ADDRESS, request, </w:t>
      </w:r>
      <w:r w:rsidDel="00000000" w:rsidR="00000000" w:rsidRPr="00000000">
        <w:rPr>
          <w:rFonts w:ascii="Roboto Mono" w:cs="Roboto Mono" w:eastAsia="Roboto Mono" w:hAnsi="Roboto Mono"/>
          <w:color w:val="9334e6"/>
          <w:sz w:val="22"/>
          <w:szCs w:val="22"/>
          <w:rtl w:val="0"/>
        </w:rPr>
        <w:t xml:space="preserve">int</w:t>
      </w:r>
      <w:r w:rsidDel="00000000" w:rsidR="00000000" w:rsidRPr="00000000">
        <w:rPr>
          <w:rFonts w:ascii="Roboto Mono" w:cs="Roboto Mono" w:eastAsia="Roboto Mono" w:hAnsi="Roboto Mono"/>
          <w:color w:val="37474f"/>
          <w:sz w:val="22"/>
          <w:szCs w:val="22"/>
          <w:rtl w:val="0"/>
        </w:rPr>
        <w:t xml:space="preserve">(timeout))</w:t>
      </w:r>
    </w:p>
    <w:p w:rsidR="00000000" w:rsidDel="00000000" w:rsidP="00000000" w:rsidRDefault="00000000" w:rsidRPr="00000000" w14:paraId="00000060">
      <w:pPr>
        <w:widowControl w:val="0"/>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w:t>
      </w:r>
    </w:p>
    <w:p w:rsidR="00000000" w:rsidDel="00000000" w:rsidP="00000000" w:rsidRDefault="00000000" w:rsidRPr="00000000" w14:paraId="00000061">
      <w:pPr>
        <w:widowControl w:val="0"/>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return </w:t>
      </w:r>
      <w:r w:rsidDel="00000000" w:rsidR="00000000" w:rsidRPr="00000000">
        <w:rPr>
          <w:rFonts w:ascii="Roboto Mono" w:cs="Roboto Mono" w:eastAsia="Roboto Mono" w:hAnsi="Roboto Mono"/>
          <w:color w:val="37474f"/>
          <w:sz w:val="22"/>
          <w:szCs w:val="22"/>
          <w:rtl w:val="0"/>
        </w:rPr>
        <w:t xml:space="preserve">_format_tavily_results(response)</w:t>
      </w:r>
    </w:p>
    <w:p w:rsidR="00000000" w:rsidDel="00000000" w:rsidP="00000000" w:rsidRDefault="00000000" w:rsidRPr="00000000" w14:paraId="00000062">
      <w:pPr>
        <w:widowControl w:val="0"/>
        <w:rPr>
          <w:rFonts w:ascii="Roboto Mono" w:cs="Roboto Mono" w:eastAsia="Roboto Mono" w:hAnsi="Roboto Mono"/>
          <w:color w:val="37474f"/>
          <w:sz w:val="22"/>
          <w:szCs w:val="22"/>
        </w:rPr>
      </w:pPr>
      <w:r w:rsidDel="00000000" w:rsidR="00000000" w:rsidRPr="00000000">
        <w:rPr>
          <w:rFonts w:ascii="Roboto Mono" w:cs="Roboto Mono" w:eastAsia="Roboto Mono" w:hAnsi="Roboto Mono"/>
          <w:color w:val="37474f"/>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except </w:t>
      </w:r>
      <w:r w:rsidDel="00000000" w:rsidR="00000000" w:rsidRPr="00000000">
        <w:rPr>
          <w:rFonts w:ascii="Roboto Mono" w:cs="Roboto Mono" w:eastAsia="Roboto Mono" w:hAnsi="Roboto Mono"/>
          <w:color w:val="37474f"/>
          <w:sz w:val="22"/>
          <w:szCs w:val="22"/>
          <w:rtl w:val="0"/>
        </w:rPr>
        <w:t xml:space="preserve">Exception </w:t>
      </w:r>
      <w:r w:rsidDel="00000000" w:rsidR="00000000" w:rsidRPr="00000000">
        <w:rPr>
          <w:rFonts w:ascii="Roboto Mono" w:cs="Roboto Mono" w:eastAsia="Roboto Mono" w:hAnsi="Roboto Mono"/>
          <w:color w:val="1967d2"/>
          <w:sz w:val="22"/>
          <w:szCs w:val="22"/>
          <w:rtl w:val="0"/>
        </w:rPr>
        <w:t xml:space="preserve">as </w:t>
      </w:r>
      <w:r w:rsidDel="00000000" w:rsidR="00000000" w:rsidRPr="00000000">
        <w:rPr>
          <w:rFonts w:ascii="Roboto Mono" w:cs="Roboto Mono" w:eastAsia="Roboto Mono" w:hAnsi="Roboto Mono"/>
          <w:color w:val="37474f"/>
          <w:sz w:val="22"/>
          <w:szCs w:val="22"/>
          <w:rtl w:val="0"/>
        </w:rPr>
        <w:t xml:space="preserve">e:</w:t>
      </w:r>
    </w:p>
    <w:p w:rsidR="00000000" w:rsidDel="00000000" w:rsidP="00000000" w:rsidRDefault="00000000" w:rsidRPr="00000000" w14:paraId="00000063">
      <w:pPr>
        <w:widowControl w:val="0"/>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37474f"/>
          <w:sz w:val="22"/>
          <w:szCs w:val="22"/>
          <w:rtl w:val="0"/>
        </w:rPr>
        <w:t xml:space="preserve">        </w:t>
      </w:r>
      <w:r w:rsidDel="00000000" w:rsidR="00000000" w:rsidRPr="00000000">
        <w:rPr>
          <w:rFonts w:ascii="Roboto Mono" w:cs="Roboto Mono" w:eastAsia="Roboto Mono" w:hAnsi="Roboto Mono"/>
          <w:color w:val="1967d2"/>
          <w:sz w:val="22"/>
          <w:szCs w:val="22"/>
          <w:rtl w:val="0"/>
        </w:rPr>
        <w:t xml:space="preserve">return </w:t>
      </w:r>
      <w:r w:rsidDel="00000000" w:rsidR="00000000" w:rsidRPr="00000000">
        <w:rPr>
          <w:rFonts w:ascii="Roboto Mono" w:cs="Roboto Mono" w:eastAsia="Roboto Mono" w:hAnsi="Roboto Mono"/>
          <w:color w:val="188038"/>
          <w:sz w:val="22"/>
          <w:szCs w:val="22"/>
          <w:rtl w:val="0"/>
        </w:rPr>
        <w:t xml:space="preserve">f"error: {e}"</w:t>
      </w:r>
    </w:p>
    <w:p w:rsidR="00000000" w:rsidDel="00000000" w:rsidP="00000000" w:rsidRDefault="00000000" w:rsidRPr="00000000" w14:paraId="00000064">
      <w:pPr>
        <w:pStyle w:val="Heading4"/>
        <w:keepNext w:val="0"/>
        <w:keepLines w:val="0"/>
        <w:spacing w:after="80" w:before="280" w:line="276" w:lineRule="auto"/>
        <w:rPr>
          <w:rFonts w:ascii="Arial" w:cs="Arial" w:eastAsia="Arial" w:hAnsi="Arial"/>
          <w:b w:val="0"/>
          <w:bCs w:val="0"/>
          <w:color w:val="666666"/>
        </w:rPr>
      </w:pPr>
      <w:bookmarkStart w:colFirst="0" w:colLast="0" w:name="_7z62zhle37ai" w:id="8"/>
      <w:bookmarkEnd w:id="8"/>
      <w:r w:rsidDel="00000000" w:rsidR="00000000" w:rsidRPr="00000000">
        <w:rPr>
          <w:rFonts w:ascii="Arial" w:cs="Arial" w:eastAsia="Arial" w:hAnsi="Arial"/>
          <w:b w:val="0"/>
          <w:bCs w:val="0"/>
          <w:color w:val="37474f"/>
          <w:rtl w:val="0"/>
        </w:rPr>
        <w:t xml:space="preserve"></w:t>
      </w:r>
      <w:r w:rsidDel="00000000" w:rsidR="00000000" w:rsidRPr="00000000">
        <w:rPr>
          <w:rFonts w:ascii="Arial" w:cs="Arial" w:eastAsia="Arial" w:hAnsi="Arial"/>
          <w:b w:val="0"/>
          <w:bCs w:val="0"/>
          <w:color w:val="666666"/>
          <w:rtl w:val="0"/>
        </w:rPr>
        <w:t xml:space="preserve">2. Implement a MeTTa call function</w:t>
      </w:r>
    </w:p>
    <w:p w:rsidR="00000000" w:rsidDel="00000000" w:rsidP="00000000" w:rsidRDefault="00000000" w:rsidRPr="00000000" w14:paraId="0000006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enable skill invocation, define a function in MeTTa that calls your Python module.</w:t>
      </w:r>
    </w:p>
    <w:p w:rsidR="00000000" w:rsidDel="00000000" w:rsidP="00000000" w:rsidRDefault="00000000" w:rsidRPr="00000000" w14:paraId="0000006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the </w:t>
      </w:r>
      <w:r w:rsidDel="00000000" w:rsidR="00000000" w:rsidRPr="00000000">
        <w:rPr>
          <w:rFonts w:ascii="Roboto Mono" w:cs="Roboto Mono" w:eastAsia="Roboto Mono" w:hAnsi="Roboto Mono"/>
          <w:color w:val="188038"/>
          <w:sz w:val="22"/>
          <w:szCs w:val="22"/>
          <w:rtl w:val="0"/>
        </w:rPr>
        <w:t xml:space="preserve">src/skills.metta</w:t>
      </w:r>
      <w:r w:rsidDel="00000000" w:rsidR="00000000" w:rsidRPr="00000000">
        <w:rPr>
          <w:rFonts w:ascii="Arial" w:cs="Arial" w:eastAsia="Arial" w:hAnsi="Arial"/>
          <w:sz w:val="22"/>
          <w:szCs w:val="22"/>
          <w:rtl w:val="0"/>
        </w:rPr>
        <w:t xml:space="preserve"> file, implement a function that accepts the required arguments and forwards them to the Python module responsible for calling the Agentverse agent.</w:t>
      </w:r>
    </w:p>
    <w:p w:rsidR="00000000" w:rsidDel="00000000" w:rsidP="00000000" w:rsidRDefault="00000000" w:rsidRPr="00000000" w14:paraId="00000067">
      <w:pPr>
        <w:spacing w:after="240" w:before="240"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Below is an example implementation demonstrating this:</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188038"/>
          <w:sz w:val="22"/>
          <w:szCs w:val="22"/>
        </w:rPr>
      </w:pPr>
      <w:r w:rsidDel="00000000" w:rsidR="00000000" w:rsidRPr="00000000">
        <w:rPr>
          <w:rFonts w:ascii="Arial" w:cs="Arial" w:eastAsia="Arial" w:hAnsi="Arial"/>
          <w:color w:val="188038"/>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 (tavily-search $query)</w:t>
      </w:r>
    </w:p>
    <w:p w:rsidR="00000000" w:rsidDel="00000000" w:rsidP="00000000" w:rsidRDefault="00000000" w:rsidRPr="00000000" w14:paraId="00000069">
      <w:pPr>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(py-call (agentverse.tavily_search $query)))</w:t>
      </w:r>
    </w:p>
    <w:p w:rsidR="00000000" w:rsidDel="00000000" w:rsidP="00000000" w:rsidRDefault="00000000" w:rsidRPr="00000000" w14:paraId="0000006A">
      <w:pPr>
        <w:pStyle w:val="Heading4"/>
        <w:keepNext w:val="0"/>
        <w:keepLines w:val="0"/>
        <w:spacing w:after="80" w:before="280" w:line="276" w:lineRule="auto"/>
        <w:rPr>
          <w:rFonts w:ascii="Arial" w:cs="Arial" w:eastAsia="Arial" w:hAnsi="Arial"/>
          <w:b w:val="0"/>
          <w:bCs w:val="0"/>
          <w:color w:val="666666"/>
        </w:rPr>
      </w:pPr>
      <w:bookmarkStart w:colFirst="0" w:colLast="0" w:name="_8v91ovfkw2u8" w:id="9"/>
      <w:bookmarkEnd w:id="9"/>
      <w:r w:rsidDel="00000000" w:rsidR="00000000" w:rsidRPr="00000000">
        <w:rPr>
          <w:rFonts w:ascii="Arial" w:cs="Arial" w:eastAsia="Arial" w:hAnsi="Arial"/>
          <w:b w:val="0"/>
          <w:bCs w:val="0"/>
          <w:color w:val="188038"/>
          <w:rtl w:val="0"/>
        </w:rPr>
        <w:t xml:space="preserve"></w:t>
      </w:r>
      <w:r w:rsidDel="00000000" w:rsidR="00000000" w:rsidRPr="00000000">
        <w:rPr>
          <w:rFonts w:ascii="Arial" w:cs="Arial" w:eastAsia="Arial" w:hAnsi="Arial"/>
          <w:b w:val="0"/>
          <w:bCs w:val="0"/>
          <w:color w:val="666666"/>
          <w:rtl w:val="0"/>
        </w:rPr>
        <w:t xml:space="preserve">3. Register the skill in OmegaClaw</w:t>
      </w:r>
    </w:p>
    <w:p w:rsidR="00000000" w:rsidDel="00000000" w:rsidP="00000000" w:rsidRDefault="00000000" w:rsidRPr="00000000" w14:paraId="0000006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the same </w:t>
      </w:r>
      <w:r w:rsidDel="00000000" w:rsidR="00000000" w:rsidRPr="00000000">
        <w:rPr>
          <w:rFonts w:ascii="Roboto Mono" w:cs="Roboto Mono" w:eastAsia="Roboto Mono" w:hAnsi="Roboto Mono"/>
          <w:color w:val="188038"/>
          <w:sz w:val="22"/>
          <w:szCs w:val="22"/>
          <w:rtl w:val="0"/>
        </w:rPr>
        <w:t xml:space="preserve">skills.metta</w:t>
      </w:r>
      <w:r w:rsidDel="00000000" w:rsidR="00000000" w:rsidRPr="00000000">
        <w:rPr>
          <w:rFonts w:ascii="Arial" w:cs="Arial" w:eastAsia="Arial" w:hAnsi="Arial"/>
          <w:sz w:val="22"/>
          <w:szCs w:val="22"/>
          <w:rtl w:val="0"/>
        </w:rPr>
        <w:t xml:space="preserve"> file, update the </w:t>
      </w:r>
      <w:r w:rsidDel="00000000" w:rsidR="00000000" w:rsidRPr="00000000">
        <w:rPr>
          <w:rFonts w:ascii="Roboto Mono" w:cs="Roboto Mono" w:eastAsia="Roboto Mono" w:hAnsi="Roboto Mono"/>
          <w:color w:val="188038"/>
          <w:sz w:val="22"/>
          <w:szCs w:val="22"/>
          <w:rtl w:val="0"/>
        </w:rPr>
        <w:t xml:space="preserve">getSkills</w:t>
      </w:r>
      <w:r w:rsidDel="00000000" w:rsidR="00000000" w:rsidRPr="00000000">
        <w:rPr>
          <w:rFonts w:ascii="Arial" w:cs="Arial" w:eastAsia="Arial" w:hAnsi="Arial"/>
          <w:sz w:val="22"/>
          <w:szCs w:val="22"/>
          <w:rtl w:val="0"/>
        </w:rPr>
        <w:t xml:space="preserve"> function by adding a new entry that defines:</w:t>
      </w:r>
    </w:p>
    <w:p w:rsidR="00000000" w:rsidDel="00000000" w:rsidP="00000000" w:rsidRDefault="00000000" w:rsidRPr="00000000" w14:paraId="0000006C">
      <w:pPr>
        <w:numPr>
          <w:ilvl w:val="0"/>
          <w:numId w:val="2"/>
        </w:numPr>
        <w:spacing w:after="0" w:afterAutospacing="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The purpose of the skill within OmegaClaw</w:t>
      </w:r>
    </w:p>
    <w:p w:rsidR="00000000" w:rsidDel="00000000" w:rsidP="00000000" w:rsidRDefault="00000000" w:rsidRPr="00000000" w14:paraId="0000006D">
      <w:pPr>
        <w:numPr>
          <w:ilvl w:val="0"/>
          <w:numId w:val="2"/>
        </w:numPr>
        <w:spacing w:after="240" w:before="0" w:beforeAutospacing="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The corresponding function that invokes your Agentverse agent</w:t>
      </w:r>
    </w:p>
    <w:p w:rsidR="00000000" w:rsidDel="00000000" w:rsidP="00000000" w:rsidRDefault="00000000" w:rsidRPr="00000000" w14:paraId="0000006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Note that skills are grouped into categories—choose the most appropriate one based on the agent’s functionality and intended use.</w:t>
      </w:r>
    </w:p>
    <w:p w:rsidR="00000000" w:rsidDel="00000000" w:rsidP="00000000" w:rsidRDefault="00000000" w:rsidRPr="00000000" w14:paraId="0000006F">
      <w:pPr>
        <w:spacing w:after="240" w:before="240"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Below is an example of how to register the skill:</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188038"/>
          <w:sz w:val="22"/>
          <w:szCs w:val="22"/>
        </w:rPr>
      </w:pPr>
      <w:r w:rsidDel="00000000" w:rsidR="00000000" w:rsidRPr="00000000">
        <w:rPr>
          <w:rFonts w:ascii="Arial" w:cs="Arial" w:eastAsia="Arial" w:hAnsi="Arial"/>
          <w:color w:val="188038"/>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 (getSkills)</w:t>
      </w:r>
    </w:p>
    <w:p w:rsidR="00000000" w:rsidDel="00000000" w:rsidP="00000000" w:rsidRDefault="00000000" w:rsidRPr="00000000" w14:paraId="00000071">
      <w:pPr>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(;INTERNAL:</w:t>
      </w:r>
    </w:p>
    <w:p w:rsidR="00000000" w:rsidDel="00000000" w:rsidP="00000000" w:rsidRDefault="00000000" w:rsidRPr="00000000" w14:paraId="00000072">
      <w:pPr>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w:t>
      </w:r>
    </w:p>
    <w:p w:rsidR="00000000" w:rsidDel="00000000" w:rsidP="00000000" w:rsidRDefault="00000000" w:rsidRPr="00000000" w14:paraId="00000073">
      <w:pPr>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;SHELL AND FILE I/O:</w:t>
      </w:r>
    </w:p>
    <w:p w:rsidR="00000000" w:rsidDel="00000000" w:rsidP="00000000" w:rsidRDefault="00000000" w:rsidRPr="00000000" w14:paraId="00000074">
      <w:pPr>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w:t>
      </w:r>
    </w:p>
    <w:p w:rsidR="00000000" w:rsidDel="00000000" w:rsidP="00000000" w:rsidRDefault="00000000" w:rsidRPr="00000000" w14:paraId="00000075">
      <w:pPr>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;COMMUNICATION CHANNELS:</w:t>
      </w:r>
    </w:p>
    <w:p w:rsidR="00000000" w:rsidDel="00000000" w:rsidP="00000000" w:rsidRDefault="00000000" w:rsidRPr="00000000" w14:paraId="00000076">
      <w:pPr>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w:t>
      </w:r>
    </w:p>
    <w:p w:rsidR="00000000" w:rsidDel="00000000" w:rsidP="00000000" w:rsidRDefault="00000000" w:rsidRPr="00000000" w14:paraId="00000077">
      <w:pPr>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 Search the web using the Tavily Search Agent: (tavily-search string_in_quotes)"</w:t>
      </w:r>
    </w:p>
    <w:p w:rsidR="00000000" w:rsidDel="00000000" w:rsidP="00000000" w:rsidRDefault="00000000" w:rsidRPr="00000000" w14:paraId="00000078">
      <w:pPr>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w:t>
      </w:r>
    </w:p>
    <w:p w:rsidR="00000000" w:rsidDel="00000000" w:rsidP="00000000" w:rsidRDefault="00000000" w:rsidRPr="00000000" w14:paraId="00000079">
      <w:pPr>
        <w:spacing w:after="240" w:before="240" w:line="276" w:lineRule="auto"/>
        <w:rPr/>
      </w:pPr>
      <w:r w:rsidDel="00000000" w:rsidR="00000000" w:rsidRPr="00000000">
        <w:rPr>
          <w:rFonts w:ascii="Arial" w:cs="Arial" w:eastAsia="Arial" w:hAnsi="Arial"/>
          <w:color w:val="188038"/>
          <w:sz w:val="22"/>
          <w:szCs w:val="22"/>
          <w:rtl w:val="0"/>
        </w:rPr>
        <w:t xml:space="preserve"></w:t>
      </w:r>
      <w:r w:rsidDel="00000000" w:rsidR="00000000" w:rsidRPr="00000000">
        <w:rPr>
          <w:rtl w:val="0"/>
        </w:rPr>
      </w:r>
    </w:p>
    <w:p w:rsidR="00000000" w:rsidDel="00000000" w:rsidP="00000000" w:rsidRDefault="00000000" w:rsidRPr="00000000" w14:paraId="0000007A">
      <w:pPr>
        <w:pStyle w:val="Heading2"/>
        <w:rPr/>
      </w:pPr>
      <w:bookmarkStart w:colFirst="0" w:colLast="0" w:name="_mirpjnk2a4ae" w:id="10"/>
      <w:bookmarkEnd w:id="10"/>
      <w:r w:rsidDel="00000000" w:rsidR="00000000" w:rsidRPr="00000000">
        <w:rPr>
          <w:rtl w:val="0"/>
        </w:rPr>
        <w:t xml:space="preserve">Install </w:t>
      </w:r>
      <w:r w:rsidDel="00000000" w:rsidR="00000000" w:rsidRPr="00000000">
        <w:rPr>
          <w:rtl w:val="0"/>
        </w:rPr>
        <w:t xml:space="preserve">Option 2: Custom Docker</w:t>
      </w:r>
    </w:p>
    <w:p w:rsidR="00000000" w:rsidDel="00000000" w:rsidP="00000000" w:rsidRDefault="00000000" w:rsidRPr="00000000" w14:paraId="0000007B">
      <w:pPr>
        <w:rPr>
          <w:i w:val="1"/>
          <w:iCs w:val="1"/>
          <w:color w:val="666666"/>
        </w:rPr>
      </w:pPr>
      <w:r w:rsidDel="00000000" w:rsidR="00000000" w:rsidRPr="00000000">
        <w:rPr>
          <w:i w:val="1"/>
          <w:iCs w:val="1"/>
          <w:color w:val="666666"/>
          <w:rtl w:val="0"/>
        </w:rPr>
        <w:t xml:space="preserve">For more control over image creation and functions, d</w:t>
      </w:r>
      <w:r w:rsidDel="00000000" w:rsidR="00000000" w:rsidRPr="00000000">
        <w:rPr>
          <w:i w:val="1"/>
          <w:iCs w:val="1"/>
          <w:color w:val="666666"/>
          <w:sz w:val="24"/>
          <w:szCs w:val="24"/>
          <w:u w:val="none"/>
          <w:rtl w:val="0"/>
        </w:rPr>
        <w:t xml:space="preserve">ownload the hackathon archive and create your own docker image</w:t>
      </w:r>
      <w:r w:rsidDel="00000000" w:rsidR="00000000" w:rsidRPr="00000000">
        <w:rPr>
          <w:i w:val="1"/>
          <w:iCs w:val="1"/>
          <w:color w:val="666666"/>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sz w:val="24"/>
          <w:szCs w:val="24"/>
          <w:u w:val="none"/>
        </w:rPr>
      </w:pPr>
      <w:r w:rsidDel="00000000" w:rsidR="00000000" w:rsidRPr="00000000">
        <w:rPr>
          <w:sz w:val="24"/>
          <w:szCs w:val="24"/>
          <w:u w:val="none"/>
          <w:rtl w:val="0"/>
        </w:rPr>
        <w:t xml:space="preserve">1) Copy necessary files and checkout the special hackathon-2604 branch</w:t>
      </w:r>
    </w:p>
    <w:p w:rsidR="00000000" w:rsidDel="00000000" w:rsidP="00000000" w:rsidRDefault="00000000" w:rsidRPr="00000000" w14:paraId="0000007E">
      <w:pPr>
        <w:rPr>
          <w:sz w:val="24"/>
          <w:szCs w:val="24"/>
          <w:u w:val="none"/>
        </w:rPr>
      </w:pPr>
      <w:r w:rsidDel="00000000" w:rsidR="00000000" w:rsidRPr="00000000">
        <w:rPr>
          <w:rtl w:val="0"/>
        </w:rPr>
      </w:r>
    </w:p>
    <w:p w:rsidR="00000000" w:rsidDel="00000000" w:rsidP="00000000" w:rsidRDefault="00000000" w:rsidRPr="00000000" w14:paraId="0000007F">
      <w:pPr>
        <w:rPr>
          <w:sz w:val="24"/>
          <w:szCs w:val="24"/>
          <w:u w:val="none"/>
        </w:rPr>
      </w:pPr>
      <w:r w:rsidDel="00000000" w:rsidR="00000000" w:rsidRPr="00000000">
        <w:rPr>
          <w:sz w:val="24"/>
          <w:szCs w:val="24"/>
          <w:u w:val="none"/>
          <w:rtl w:val="0"/>
        </w:rPr>
        <w:t xml:space="preserve">   git clone https://github.com/trueagi-io/PeTTa</w:t>
      </w:r>
    </w:p>
    <w:p w:rsidR="00000000" w:rsidDel="00000000" w:rsidP="00000000" w:rsidRDefault="00000000" w:rsidRPr="00000000" w14:paraId="00000080">
      <w:pPr>
        <w:rPr>
          <w:sz w:val="24"/>
          <w:szCs w:val="24"/>
          <w:u w:val="none"/>
        </w:rPr>
      </w:pPr>
      <w:r w:rsidDel="00000000" w:rsidR="00000000" w:rsidRPr="00000000">
        <w:rPr>
          <w:sz w:val="24"/>
          <w:szCs w:val="24"/>
          <w:u w:val="none"/>
          <w:rtl w:val="0"/>
        </w:rPr>
        <w:t xml:space="preserve">   cd PeTTa</w:t>
      </w:r>
    </w:p>
    <w:p w:rsidR="00000000" w:rsidDel="00000000" w:rsidP="00000000" w:rsidRDefault="00000000" w:rsidRPr="00000000" w14:paraId="00000081">
      <w:pPr>
        <w:rPr>
          <w:sz w:val="24"/>
          <w:szCs w:val="24"/>
          <w:u w:val="none"/>
        </w:rPr>
      </w:pPr>
      <w:r w:rsidDel="00000000" w:rsidR="00000000" w:rsidRPr="00000000">
        <w:rPr>
          <w:sz w:val="24"/>
          <w:szCs w:val="24"/>
          <w:u w:val="none"/>
          <w:rtl w:val="0"/>
        </w:rPr>
        <w:t xml:space="preserve">   mkdir -p repos</w:t>
      </w:r>
    </w:p>
    <w:p w:rsidR="00000000" w:rsidDel="00000000" w:rsidP="00000000" w:rsidRDefault="00000000" w:rsidRPr="00000000" w14:paraId="00000082">
      <w:pPr>
        <w:rPr>
          <w:sz w:val="24"/>
          <w:szCs w:val="24"/>
          <w:u w:val="none"/>
        </w:rPr>
      </w:pPr>
      <w:r w:rsidDel="00000000" w:rsidR="00000000" w:rsidRPr="00000000">
        <w:rPr>
          <w:sz w:val="24"/>
          <w:szCs w:val="24"/>
          <w:u w:val="none"/>
          <w:rtl w:val="0"/>
        </w:rPr>
        <w:t xml:space="preserve">   git clone https://github.com/asi-alliance/OmegaClaw-Core.git repos/OmegaClaw-Core</w:t>
      </w:r>
    </w:p>
    <w:p w:rsidR="00000000" w:rsidDel="00000000" w:rsidP="00000000" w:rsidRDefault="00000000" w:rsidRPr="00000000" w14:paraId="00000083">
      <w:pPr>
        <w:rPr>
          <w:sz w:val="24"/>
          <w:szCs w:val="24"/>
          <w:u w:val="none"/>
        </w:rPr>
      </w:pPr>
      <w:r w:rsidDel="00000000" w:rsidR="00000000" w:rsidRPr="00000000">
        <w:rPr>
          <w:sz w:val="24"/>
          <w:szCs w:val="24"/>
          <w:u w:val="none"/>
          <w:rtl w:val="0"/>
        </w:rPr>
        <w:t xml:space="preserve">   cd repos/OmegaClaw-Core</w:t>
      </w:r>
    </w:p>
    <w:p w:rsidR="00000000" w:rsidDel="00000000" w:rsidP="00000000" w:rsidRDefault="00000000" w:rsidRPr="00000000" w14:paraId="00000084">
      <w:pPr>
        <w:rPr>
          <w:sz w:val="24"/>
          <w:szCs w:val="24"/>
          <w:u w:val="none"/>
        </w:rPr>
      </w:pPr>
      <w:r w:rsidDel="00000000" w:rsidR="00000000" w:rsidRPr="00000000">
        <w:rPr>
          <w:sz w:val="24"/>
          <w:szCs w:val="24"/>
          <w:u w:val="none"/>
          <w:rtl w:val="0"/>
        </w:rPr>
        <w:t xml:space="preserve">   git fetch origin hackathon-2604</w:t>
      </w:r>
    </w:p>
    <w:p w:rsidR="00000000" w:rsidDel="00000000" w:rsidP="00000000" w:rsidRDefault="00000000" w:rsidRPr="00000000" w14:paraId="00000085">
      <w:pPr>
        <w:rPr>
          <w:sz w:val="24"/>
          <w:szCs w:val="24"/>
          <w:u w:val="none"/>
        </w:rPr>
      </w:pPr>
      <w:r w:rsidDel="00000000" w:rsidR="00000000" w:rsidRPr="00000000">
        <w:rPr>
          <w:sz w:val="24"/>
          <w:szCs w:val="24"/>
          <w:u w:val="none"/>
          <w:rtl w:val="0"/>
        </w:rPr>
        <w:t xml:space="preserve">   git checkout hackathon-2604 </w:t>
      </w:r>
    </w:p>
    <w:p w:rsidR="00000000" w:rsidDel="00000000" w:rsidP="00000000" w:rsidRDefault="00000000" w:rsidRPr="00000000" w14:paraId="00000086">
      <w:pPr>
        <w:rPr>
          <w:sz w:val="24"/>
          <w:szCs w:val="24"/>
          <w:u w:val="none"/>
        </w:rPr>
      </w:pPr>
      <w:r w:rsidDel="00000000" w:rsidR="00000000" w:rsidRPr="00000000">
        <w:rPr>
          <w:rtl w:val="0"/>
        </w:rPr>
      </w:r>
    </w:p>
    <w:p w:rsidR="00000000" w:rsidDel="00000000" w:rsidP="00000000" w:rsidRDefault="00000000" w:rsidRPr="00000000" w14:paraId="00000087">
      <w:pPr>
        <w:rPr>
          <w:sz w:val="24"/>
          <w:szCs w:val="24"/>
          <w:u w:val="none"/>
        </w:rPr>
      </w:pPr>
      <w:r w:rsidDel="00000000" w:rsidR="00000000" w:rsidRPr="00000000">
        <w:rPr>
          <w:rtl w:val="0"/>
        </w:rPr>
      </w:r>
    </w:p>
    <w:p w:rsidR="00000000" w:rsidDel="00000000" w:rsidP="00000000" w:rsidRDefault="00000000" w:rsidRPr="00000000" w14:paraId="00000088">
      <w:pPr>
        <w:rPr>
          <w:sz w:val="24"/>
          <w:szCs w:val="24"/>
          <w:u w:val="none"/>
        </w:rPr>
      </w:pPr>
      <w:r w:rsidDel="00000000" w:rsidR="00000000" w:rsidRPr="00000000">
        <w:rPr>
          <w:sz w:val="24"/>
          <w:szCs w:val="24"/>
          <w:u w:val="none"/>
          <w:rtl w:val="0"/>
        </w:rPr>
        <w:t xml:space="preserve">2) Make any changes as desired</w:t>
      </w:r>
    </w:p>
    <w:p w:rsidR="00000000" w:rsidDel="00000000" w:rsidP="00000000" w:rsidRDefault="00000000" w:rsidRPr="00000000" w14:paraId="00000089">
      <w:pPr>
        <w:rPr>
          <w:sz w:val="24"/>
          <w:szCs w:val="24"/>
          <w:u w:val="none"/>
        </w:rPr>
      </w:pPr>
      <w:r w:rsidDel="00000000" w:rsidR="00000000" w:rsidRPr="00000000">
        <w:rPr>
          <w:rtl w:val="0"/>
        </w:rPr>
      </w:r>
    </w:p>
    <w:p w:rsidR="00000000" w:rsidDel="00000000" w:rsidP="00000000" w:rsidRDefault="00000000" w:rsidRPr="00000000" w14:paraId="0000008A">
      <w:pPr>
        <w:rPr>
          <w:sz w:val="24"/>
          <w:szCs w:val="24"/>
          <w:u w:val="none"/>
        </w:rPr>
      </w:pPr>
      <w:r w:rsidDel="00000000" w:rsidR="00000000" w:rsidRPr="00000000">
        <w:rPr>
          <w:sz w:val="24"/>
          <w:szCs w:val="24"/>
          <w:u w:val="none"/>
          <w:rtl w:val="0"/>
        </w:rPr>
        <w:t xml:space="preserve">3) Create your own docker build</w:t>
      </w:r>
    </w:p>
    <w:p w:rsidR="00000000" w:rsidDel="00000000" w:rsidP="00000000" w:rsidRDefault="00000000" w:rsidRPr="00000000" w14:paraId="0000008B">
      <w:pPr>
        <w:rPr>
          <w:sz w:val="24"/>
          <w:szCs w:val="24"/>
          <w:u w:val="none"/>
        </w:rPr>
      </w:pPr>
      <w:r w:rsidDel="00000000" w:rsidR="00000000" w:rsidRPr="00000000">
        <w:rPr>
          <w:rtl w:val="0"/>
        </w:rPr>
      </w:r>
    </w:p>
    <w:p w:rsidR="00000000" w:rsidDel="00000000" w:rsidP="00000000" w:rsidRDefault="00000000" w:rsidRPr="00000000" w14:paraId="0000008C">
      <w:pPr>
        <w:rPr/>
      </w:pPr>
      <w:r w:rsidDel="00000000" w:rsidR="00000000" w:rsidRPr="00000000">
        <w:rPr>
          <w:sz w:val="24"/>
          <w:szCs w:val="24"/>
          <w:u w:val="none"/>
          <w:rtl w:val="0"/>
        </w:rPr>
        <w:t xml:space="preserve">   docker build -t  &lt;your image name&gt; .</w:t>
      </w:r>
      <w:r w:rsidDel="00000000" w:rsidR="00000000" w:rsidRPr="00000000">
        <w:rPr>
          <w:rtl w:val="0"/>
        </w:rPr>
      </w:r>
    </w:p>
    <w:p w:rsidR="00000000" w:rsidDel="00000000" w:rsidP="00000000" w:rsidRDefault="00000000" w:rsidRPr="00000000" w14:paraId="0000008D">
      <w:pPr>
        <w:rPr>
          <w:sz w:val="24"/>
          <w:szCs w:val="24"/>
          <w:u w:val="none"/>
        </w:rPr>
      </w:pPr>
      <w:r w:rsidDel="00000000" w:rsidR="00000000" w:rsidRPr="00000000">
        <w:rPr>
          <w:rtl w:val="0"/>
        </w:rPr>
      </w:r>
    </w:p>
    <w:p w:rsidR="00000000" w:rsidDel="00000000" w:rsidP="00000000" w:rsidRDefault="00000000" w:rsidRPr="00000000" w14:paraId="0000008E">
      <w:pPr>
        <w:rPr>
          <w:sz w:val="24"/>
          <w:szCs w:val="24"/>
          <w:u w:val="none"/>
        </w:rPr>
      </w:pPr>
      <w:r w:rsidDel="00000000" w:rsidR="00000000" w:rsidRPr="00000000">
        <w:rPr>
          <w:sz w:val="24"/>
          <w:szCs w:val="24"/>
          <w:u w:val="none"/>
          <w:rtl w:val="0"/>
        </w:rPr>
        <w:t xml:space="preserve">4) Run the command to start and continue at step #3 in the “EZ_Quickstart” instructions.</w:t>
      </w:r>
    </w:p>
    <w:p w:rsidR="00000000" w:rsidDel="00000000" w:rsidP="00000000" w:rsidRDefault="00000000" w:rsidRPr="00000000" w14:paraId="0000008F">
      <w:pPr>
        <w:rPr>
          <w:sz w:val="24"/>
          <w:szCs w:val="24"/>
          <w:u w:val="none"/>
        </w:rPr>
      </w:pPr>
      <w:r w:rsidDel="00000000" w:rsidR="00000000" w:rsidRPr="00000000">
        <w:rPr>
          <w:rtl w:val="0"/>
        </w:rPr>
      </w:r>
    </w:p>
    <w:p w:rsidR="00000000" w:rsidDel="00000000" w:rsidP="00000000" w:rsidRDefault="00000000" w:rsidRPr="00000000" w14:paraId="00000090">
      <w:pPr>
        <w:rPr>
          <w:sz w:val="32"/>
          <w:szCs w:val="32"/>
          <w:u w:val="single"/>
        </w:rPr>
      </w:pPr>
      <w:r w:rsidDel="00000000" w:rsidR="00000000" w:rsidRPr="00000000">
        <w:rPr>
          <w:sz w:val="24"/>
          <w:szCs w:val="24"/>
          <w:u w:val="none"/>
          <w:rtl w:val="0"/>
        </w:rPr>
        <w:t xml:space="preserve">   ./scripts/omegaclaw  &lt;your image name&gt;</w:t>
      </w:r>
      <w:r w:rsidDel="00000000" w:rsidR="00000000" w:rsidRPr="00000000">
        <w:rPr>
          <w:rtl w:val="0"/>
        </w:rPr>
      </w:r>
    </w:p>
    <w:p w:rsidR="00000000" w:rsidDel="00000000" w:rsidP="00000000" w:rsidRDefault="00000000" w:rsidRPr="00000000" w14:paraId="00000091">
      <w:pPr>
        <w:rPr>
          <w:sz w:val="32"/>
          <w:szCs w:val="32"/>
          <w:u w:val="single"/>
        </w:rPr>
      </w:pPr>
      <w:r w:rsidDel="00000000" w:rsidR="00000000" w:rsidRPr="00000000">
        <w:rPr>
          <w:rtl w:val="0"/>
        </w:rPr>
      </w:r>
    </w:p>
    <w:p w:rsidR="00000000" w:rsidDel="00000000" w:rsidP="00000000" w:rsidRDefault="00000000" w:rsidRPr="00000000" w14:paraId="00000092">
      <w:pPr>
        <w:pStyle w:val="Heading2"/>
        <w:rPr/>
      </w:pPr>
      <w:bookmarkStart w:colFirst="0" w:colLast="0" w:name="_pa6j7v7im4y4" w:id="11"/>
      <w:bookmarkEnd w:id="11"/>
      <w:r w:rsidDel="00000000" w:rsidR="00000000" w:rsidRPr="00000000">
        <w:rPr>
          <w:rtl w:val="0"/>
        </w:rPr>
        <w:t xml:space="preserve">Option 3: Expert Install</w:t>
      </w:r>
    </w:p>
    <w:p w:rsidR="00000000" w:rsidDel="00000000" w:rsidP="00000000" w:rsidRDefault="00000000" w:rsidRPr="00000000" w14:paraId="00000093">
      <w:pPr>
        <w:rPr>
          <w:i w:val="1"/>
          <w:iCs w:val="1"/>
          <w:color w:val="666666"/>
          <w:sz w:val="24"/>
          <w:szCs w:val="24"/>
          <w:u w:val="none"/>
        </w:rPr>
      </w:pPr>
      <w:r w:rsidDel="00000000" w:rsidR="00000000" w:rsidRPr="00000000">
        <w:rPr>
          <w:i w:val="1"/>
          <w:iCs w:val="1"/>
          <w:color w:val="666666"/>
          <w:rtl w:val="0"/>
        </w:rPr>
        <w:t xml:space="preserve">The most flexible and modular option, but a number of unusual dependencies and requirements; best suited for very advanced users or if Docker is not an option:</w:t>
      </w:r>
      <w:r w:rsidDel="00000000" w:rsidR="00000000" w:rsidRPr="00000000">
        <w:rPr>
          <w:rtl w:val="0"/>
        </w:rPr>
      </w:r>
    </w:p>
    <w:p w:rsidR="00000000" w:rsidDel="00000000" w:rsidP="00000000" w:rsidRDefault="00000000" w:rsidRPr="00000000" w14:paraId="00000094">
      <w:pPr>
        <w:rPr>
          <w:sz w:val="24"/>
          <w:szCs w:val="24"/>
          <w:u w:val="none"/>
        </w:rPr>
      </w:pPr>
      <w:r w:rsidDel="00000000" w:rsidR="00000000" w:rsidRPr="00000000">
        <w:rPr>
          <w:rtl w:val="0"/>
        </w:rPr>
      </w:r>
    </w:p>
    <w:p w:rsidR="00000000" w:rsidDel="00000000" w:rsidP="00000000" w:rsidRDefault="00000000" w:rsidRPr="00000000" w14:paraId="00000095">
      <w:pPr>
        <w:rPr>
          <w:sz w:val="24"/>
          <w:szCs w:val="24"/>
          <w:u w:val="none"/>
        </w:rPr>
      </w:pPr>
      <w:r w:rsidDel="00000000" w:rsidR="00000000" w:rsidRPr="00000000">
        <w:rPr>
          <w:sz w:val="24"/>
          <w:szCs w:val="24"/>
          <w:u w:val="none"/>
          <w:rtl w:val="0"/>
        </w:rPr>
        <w:t xml:space="preserve">1) Follow directions to install Prolog 9.1.12 or later </w:t>
      </w:r>
      <w:hyperlink r:id="rId12">
        <w:r w:rsidDel="00000000" w:rsidR="00000000" w:rsidRPr="00000000">
          <w:rPr>
            <w:color w:val="000080"/>
            <w:sz w:val="24"/>
            <w:szCs w:val="24"/>
            <w:u w:val="none"/>
            <w:rtl w:val="0"/>
          </w:rPr>
          <w:t xml:space="preserve">https://www.swi-prolog.org/Download.html</w:t>
        </w:r>
      </w:hyperlink>
      <w:r w:rsidDel="00000000" w:rsidR="00000000" w:rsidRPr="00000000">
        <w:rPr>
          <w:rtl w:val="0"/>
        </w:rPr>
      </w:r>
    </w:p>
    <w:p w:rsidR="00000000" w:rsidDel="00000000" w:rsidP="00000000" w:rsidRDefault="00000000" w:rsidRPr="00000000" w14:paraId="00000096">
      <w:pPr>
        <w:rPr>
          <w:sz w:val="24"/>
          <w:szCs w:val="24"/>
          <w:u w:val="none"/>
        </w:rPr>
      </w:pPr>
      <w:r w:rsidDel="00000000" w:rsidR="00000000" w:rsidRPr="00000000">
        <w:rPr>
          <w:rtl w:val="0"/>
        </w:rPr>
      </w:r>
    </w:p>
    <w:p w:rsidR="00000000" w:rsidDel="00000000" w:rsidP="00000000" w:rsidRDefault="00000000" w:rsidRPr="00000000" w14:paraId="00000097">
      <w:pPr>
        <w:rPr>
          <w:sz w:val="24"/>
          <w:szCs w:val="24"/>
          <w:u w:val="none"/>
        </w:rPr>
      </w:pPr>
      <w:r w:rsidDel="00000000" w:rsidR="00000000" w:rsidRPr="00000000">
        <w:rPr>
          <w:sz w:val="24"/>
          <w:szCs w:val="24"/>
          <w:u w:val="none"/>
          <w:rtl w:val="0"/>
        </w:rPr>
        <w:t xml:space="preserve">2)</w:t>
      </w:r>
      <w:r w:rsidDel="00000000" w:rsidR="00000000" w:rsidRPr="00000000">
        <w:rPr>
          <w:rtl w:val="0"/>
        </w:rPr>
        <w:t xml:space="preserve"> Install OmegaClaw</w:t>
      </w:r>
      <w:r w:rsidDel="00000000" w:rsidR="00000000" w:rsidRPr="00000000">
        <w:rPr>
          <w:sz w:val="24"/>
          <w:szCs w:val="24"/>
          <w:u w:val="none"/>
          <w:rtl w:val="0"/>
        </w:rPr>
        <w:t xml:space="preserve">:</w:t>
      </w:r>
    </w:p>
    <w:p w:rsidR="00000000" w:rsidDel="00000000" w:rsidP="00000000" w:rsidRDefault="00000000" w:rsidRPr="00000000" w14:paraId="00000098">
      <w:pPr>
        <w:rPr>
          <w:sz w:val="24"/>
          <w:szCs w:val="24"/>
          <w:u w:val="none"/>
        </w:rPr>
      </w:pPr>
      <w:r w:rsidDel="00000000" w:rsidR="00000000" w:rsidRPr="00000000">
        <w:rPr>
          <w:sz w:val="24"/>
          <w:szCs w:val="24"/>
          <w:u w:val="none"/>
          <w:rtl w:val="0"/>
        </w:rPr>
        <w:t xml:space="preserve">   </w:t>
      </w:r>
    </w:p>
    <w:p w:rsidR="00000000" w:rsidDel="00000000" w:rsidP="00000000" w:rsidRDefault="00000000" w:rsidRPr="00000000" w14:paraId="00000099">
      <w:pPr>
        <w:ind w:left="720" w:firstLine="0"/>
        <w:rPr/>
      </w:pPr>
      <w:r w:rsidDel="00000000" w:rsidR="00000000" w:rsidRPr="00000000">
        <w:rPr>
          <w:rtl w:val="0"/>
        </w:rPr>
        <w:t xml:space="preserve">git clone https://github.com/trueagi-io/PeTTa</w:t>
      </w:r>
    </w:p>
    <w:p w:rsidR="00000000" w:rsidDel="00000000" w:rsidP="00000000" w:rsidRDefault="00000000" w:rsidRPr="00000000" w14:paraId="0000009A">
      <w:pPr>
        <w:ind w:left="720" w:firstLine="0"/>
        <w:rPr/>
      </w:pPr>
      <w:r w:rsidDel="00000000" w:rsidR="00000000" w:rsidRPr="00000000">
        <w:rPr>
          <w:rtl w:val="0"/>
        </w:rPr>
        <w:t xml:space="preserve">cd PeTTa</w:t>
      </w:r>
    </w:p>
    <w:p w:rsidR="00000000" w:rsidDel="00000000" w:rsidP="00000000" w:rsidRDefault="00000000" w:rsidRPr="00000000" w14:paraId="0000009B">
      <w:pPr>
        <w:ind w:left="720" w:firstLine="0"/>
        <w:rPr/>
      </w:pPr>
      <w:r w:rsidDel="00000000" w:rsidR="00000000" w:rsidRPr="00000000">
        <w:rPr>
          <w:rtl w:val="0"/>
        </w:rPr>
        <w:t xml:space="preserve">mkdir -p repos</w:t>
      </w:r>
    </w:p>
    <w:p w:rsidR="00000000" w:rsidDel="00000000" w:rsidP="00000000" w:rsidRDefault="00000000" w:rsidRPr="00000000" w14:paraId="0000009C">
      <w:pPr>
        <w:ind w:left="720" w:firstLine="0"/>
        <w:rPr/>
      </w:pPr>
      <w:r w:rsidDel="00000000" w:rsidR="00000000" w:rsidRPr="00000000">
        <w:rPr>
          <w:rtl w:val="0"/>
        </w:rPr>
        <w:t xml:space="preserve">git clone https://github.com/asi-alliance/OmegaClaw-Core.git repos/OmegaClaw-Core</w:t>
      </w:r>
    </w:p>
    <w:p w:rsidR="00000000" w:rsidDel="00000000" w:rsidP="00000000" w:rsidRDefault="00000000" w:rsidRPr="00000000" w14:paraId="0000009D">
      <w:pPr>
        <w:ind w:left="720" w:firstLine="0"/>
        <w:rPr/>
      </w:pPr>
      <w:r w:rsidDel="00000000" w:rsidR="00000000" w:rsidRPr="00000000">
        <w:rPr>
          <w:rtl w:val="0"/>
        </w:rPr>
        <w:t xml:space="preserve">git clone https://github.com/patham9/petta_lib_chromadb.git repos/petta_lib_chromadb</w:t>
      </w:r>
    </w:p>
    <w:p w:rsidR="00000000" w:rsidDel="00000000" w:rsidP="00000000" w:rsidRDefault="00000000" w:rsidRPr="00000000" w14:paraId="0000009E">
      <w:pPr>
        <w:ind w:left="720" w:firstLine="0"/>
        <w:rPr/>
      </w:pPr>
      <w:r w:rsidDel="00000000" w:rsidR="00000000" w:rsidRPr="00000000">
        <w:rPr>
          <w:rtl w:val="0"/>
        </w:rPr>
        <w:t xml:space="preserve">cd repos/OmegaClaw-Core</w:t>
      </w:r>
    </w:p>
    <w:p w:rsidR="00000000" w:rsidDel="00000000" w:rsidP="00000000" w:rsidRDefault="00000000" w:rsidRPr="00000000" w14:paraId="0000009F">
      <w:pPr>
        <w:ind w:left="720" w:firstLine="0"/>
        <w:rPr/>
      </w:pPr>
      <w:r w:rsidDel="00000000" w:rsidR="00000000" w:rsidRPr="00000000">
        <w:rPr>
          <w:rtl w:val="0"/>
        </w:rPr>
        <w:t xml:space="preserve">git fetch origin hackathon-2604</w:t>
      </w:r>
    </w:p>
    <w:p w:rsidR="00000000" w:rsidDel="00000000" w:rsidP="00000000" w:rsidRDefault="00000000" w:rsidRPr="00000000" w14:paraId="000000A0">
      <w:pPr>
        <w:ind w:left="720" w:firstLine="0"/>
        <w:rPr/>
      </w:pPr>
      <w:r w:rsidDel="00000000" w:rsidR="00000000" w:rsidRPr="00000000">
        <w:rPr>
          <w:rtl w:val="0"/>
        </w:rPr>
        <w:t xml:space="preserve">git checkout hackathon-2604 </w:t>
      </w:r>
    </w:p>
    <w:p w:rsidR="00000000" w:rsidDel="00000000" w:rsidP="00000000" w:rsidRDefault="00000000" w:rsidRPr="00000000" w14:paraId="000000A1">
      <w:pPr>
        <w:ind w:left="720" w:firstLine="0"/>
        <w:rPr/>
      </w:pPr>
      <w:r w:rsidDel="00000000" w:rsidR="00000000" w:rsidRPr="00000000">
        <w:rPr>
          <w:rFonts w:ascii="Liberation Mono" w:cs="Liberation Mono" w:eastAsia="Liberation Mono" w:hAnsi="Liberation Mono"/>
          <w:rtl w:val="0"/>
        </w:rPr>
        <w:t xml:space="preserve">cd ../..</w:t>
      </w: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t xml:space="preserve">cp repos/OmegaClaw-Core/run.metta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3) Setup Python virtual environment (or use your own):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t xml:space="preserve">python3 -m venv ./.venv</w:t>
      </w:r>
    </w:p>
    <w:p w:rsidR="00000000" w:rsidDel="00000000" w:rsidP="00000000" w:rsidRDefault="00000000" w:rsidRPr="00000000" w14:paraId="000000A7">
      <w:pPr>
        <w:ind w:left="720" w:firstLine="0"/>
        <w:rPr/>
      </w:pPr>
      <w:r w:rsidDel="00000000" w:rsidR="00000000" w:rsidRPr="00000000">
        <w:rPr>
          <w:rtl w:val="0"/>
        </w:rPr>
        <w:t xml:space="preserve">source ./.venv/bin/activate</w:t>
      </w:r>
    </w:p>
    <w:p w:rsidR="00000000" w:rsidDel="00000000" w:rsidP="00000000" w:rsidRDefault="00000000" w:rsidRPr="00000000" w14:paraId="000000A8">
      <w:pPr>
        <w:rPr/>
      </w:pPr>
      <w:r w:rsidDel="00000000" w:rsidR="00000000" w:rsidRPr="00000000">
        <w:rPr>
          <w:rtl w:val="0"/>
        </w:rPr>
        <w:br w:type="textWrapping"/>
        <w:t xml:space="preserve">4) Install Python dependencies: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If you have CPU only machine or don't want calculate embeddings on GPU:</w:t>
      </w:r>
    </w:p>
    <w:p w:rsidR="00000000" w:rsidDel="00000000" w:rsidP="00000000" w:rsidRDefault="00000000" w:rsidRPr="00000000" w14:paraId="000000AB">
      <w:pPr>
        <w:ind w:left="720" w:firstLine="0"/>
        <w:rPr/>
      </w:pPr>
      <w:r w:rsidDel="00000000" w:rsidR="00000000" w:rsidRPr="00000000">
        <w:rPr>
          <w:rtl w:val="0"/>
        </w:rPr>
        <w:t xml:space="preserve">python3 -m pip install --index-url https://download.pytorch.org/whl/cpu torch</w:t>
      </w:r>
    </w:p>
    <w:p w:rsidR="00000000" w:rsidDel="00000000" w:rsidP="00000000" w:rsidRDefault="00000000" w:rsidRPr="00000000" w14:paraId="000000AC">
      <w:pPr>
        <w:ind w:left="720" w:firstLine="0"/>
        <w:rPr/>
      </w:pPr>
      <w:r w:rsidDel="00000000" w:rsidR="00000000" w:rsidRPr="00000000">
        <w:rPr>
          <w:rtl w:val="0"/>
        </w:rPr>
        <w:t xml:space="preserve">python3 -m pip install -r ./repos/OmegaClaw-Core/requirements.txt</w:t>
      </w:r>
    </w:p>
    <w:p w:rsidR="00000000" w:rsidDel="00000000" w:rsidP="00000000" w:rsidRDefault="00000000" w:rsidRPr="00000000" w14:paraId="000000AD">
      <w:pPr>
        <w:rPr/>
      </w:pPr>
      <w:r w:rsidDel="00000000" w:rsidR="00000000" w:rsidRPr="00000000">
        <w:rPr>
          <w:rtl w:val="0"/>
        </w:rPr>
        <w:t xml:space="preserve">Otherwise:</w:t>
      </w:r>
    </w:p>
    <w:p w:rsidR="00000000" w:rsidDel="00000000" w:rsidP="00000000" w:rsidRDefault="00000000" w:rsidRPr="00000000" w14:paraId="000000AE">
      <w:pPr>
        <w:ind w:left="720" w:firstLine="0"/>
        <w:rPr/>
      </w:pPr>
      <w:r w:rsidDel="00000000" w:rsidR="00000000" w:rsidRPr="00000000">
        <w:rPr>
          <w:rtl w:val="0"/>
        </w:rPr>
        <w:t xml:space="preserve">python3 -m pip install -r ./repos/OmegaClaw-Core/requirements.txt</w:t>
      </w: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4wrnh6fz9une" w:id="12"/>
      <w:bookmarkEnd w:id="12"/>
      <w:r w:rsidDel="00000000" w:rsidR="00000000" w:rsidRPr="00000000">
        <w:rPr>
          <w:rtl w:val="0"/>
        </w:rPr>
        <w:t xml:space="preserve">Reference 1 — Configuration Options</w:t>
      </w:r>
    </w:p>
    <w:p w:rsidR="00000000" w:rsidDel="00000000" w:rsidP="00000000" w:rsidRDefault="00000000" w:rsidRPr="00000000" w14:paraId="000000B1">
      <w:pPr>
        <w:rPr>
          <w:rFonts w:ascii="Liberation Serif" w:cs="Liberation Serif" w:eastAsia="Liberation Serif" w:hAnsi="Liberation Serif"/>
          <w:b w:val="1"/>
          <w:bCs w:val="1"/>
          <w:sz w:val="24"/>
          <w:szCs w:val="24"/>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Liberation Mono" w:cs="Liberation Mono" w:eastAsia="Liberation Mono" w:hAnsi="Liberation Mono"/>
          <w:b w:val="0"/>
          <w:bCs w:val="0"/>
          <w:i w:val="1"/>
          <w:iCs w:val="1"/>
          <w:sz w:val="24"/>
          <w:szCs w:val="24"/>
          <w:rtl w:val="0"/>
        </w:rPr>
        <w:t xml:space="preserve">The defaults </w:t>
      </w:r>
      <w:r w:rsidDel="00000000" w:rsidR="00000000" w:rsidRPr="00000000">
        <w:rPr>
          <w:rFonts w:ascii="Liberation Mono" w:cs="Liberation Mono" w:eastAsia="Liberation Mono" w:hAnsi="Liberation Mono"/>
          <w:i w:val="1"/>
          <w:iCs w:val="1"/>
          <w:rtl w:val="0"/>
        </w:rPr>
        <w:t xml:space="preserve">are recommended for smooth operations</w:t>
      </w:r>
      <w:r w:rsidDel="00000000" w:rsidR="00000000" w:rsidRPr="00000000">
        <w:rPr>
          <w:rFonts w:ascii="Liberation Mono" w:cs="Liberation Mono" w:eastAsia="Liberation Mono" w:hAnsi="Liberation Mono"/>
          <w:b w:val="0"/>
          <w:bCs w:val="0"/>
          <w:i w:val="1"/>
          <w:iCs w:val="1"/>
          <w:sz w:val="24"/>
          <w:szCs w:val="24"/>
          <w:rtl w:val="0"/>
        </w:rPr>
        <w:t xml:space="preserve">, </w:t>
      </w:r>
      <w:r w:rsidDel="00000000" w:rsidR="00000000" w:rsidRPr="00000000">
        <w:rPr>
          <w:rFonts w:ascii="Liberation Mono" w:cs="Liberation Mono" w:eastAsia="Liberation Mono" w:hAnsi="Liberation Mono"/>
          <w:i w:val="1"/>
          <w:iCs w:val="1"/>
          <w:rtl w:val="0"/>
        </w:rPr>
        <w:t xml:space="preserve">however</w:t>
      </w:r>
      <w:r w:rsidDel="00000000" w:rsidR="00000000" w:rsidRPr="00000000">
        <w:rPr>
          <w:rFonts w:ascii="Liberation Mono" w:cs="Liberation Mono" w:eastAsia="Liberation Mono" w:hAnsi="Liberation Mono"/>
          <w:b w:val="0"/>
          <w:bCs w:val="0"/>
          <w:i w:val="1"/>
          <w:iCs w:val="1"/>
          <w:sz w:val="24"/>
          <w:szCs w:val="24"/>
          <w:rtl w:val="0"/>
        </w:rPr>
        <w:t xml:space="preserve"> runtime parameters are configu</w:t>
      </w:r>
      <w:r w:rsidDel="00000000" w:rsidR="00000000" w:rsidRPr="00000000">
        <w:rPr>
          <w:rFonts w:ascii="Liberation Mono" w:cs="Liberation Mono" w:eastAsia="Liberation Mono" w:hAnsi="Liberation Mono"/>
          <w:i w:val="1"/>
          <w:iCs w:val="1"/>
          <w:rtl w:val="0"/>
        </w:rPr>
        <w:t xml:space="preserve">rable.</w:t>
      </w:r>
      <w:r w:rsidDel="00000000" w:rsidR="00000000" w:rsidRPr="00000000">
        <w:rPr>
          <w:rFonts w:ascii="Liberation Mono" w:cs="Liberation Mono" w:eastAsia="Liberation Mono" w:hAnsi="Liberation Mono"/>
          <w:b w:val="0"/>
          <w:bCs w:val="0"/>
          <w:i w:val="1"/>
          <w:iCs w:val="1"/>
          <w:sz w:val="24"/>
          <w:szCs w:val="24"/>
          <w:rtl w:val="0"/>
        </w:rPr>
        <w:t xml:space="preserve"> </w:t>
      </w:r>
      <w:r w:rsidDel="00000000" w:rsidR="00000000" w:rsidRPr="00000000">
        <w:rPr>
          <w:rFonts w:ascii="Liberation Mono" w:cs="Liberation Mono" w:eastAsia="Liberation Mono" w:hAnsi="Liberation Mono"/>
          <w:i w:val="1"/>
          <w:iCs w:val="1"/>
          <w:rtl w:val="0"/>
        </w:rPr>
        <w:t xml:space="preserve">D</w:t>
      </w:r>
      <w:r w:rsidDel="00000000" w:rsidR="00000000" w:rsidRPr="00000000">
        <w:rPr>
          <w:rFonts w:ascii="Liberation Mono" w:cs="Liberation Mono" w:eastAsia="Liberation Mono" w:hAnsi="Liberation Mono"/>
          <w:b w:val="0"/>
          <w:bCs w:val="0"/>
          <w:i w:val="1"/>
          <w:iCs w:val="1"/>
          <w:sz w:val="24"/>
          <w:szCs w:val="24"/>
          <w:rtl w:val="0"/>
        </w:rPr>
        <w:t xml:space="preserve">etermine </w:t>
      </w:r>
      <w:r w:rsidDel="00000000" w:rsidR="00000000" w:rsidRPr="00000000">
        <w:rPr>
          <w:rFonts w:ascii="Liberation Mono" w:cs="Liberation Mono" w:eastAsia="Liberation Mono" w:hAnsi="Liberation Mono"/>
          <w:i w:val="1"/>
          <w:iCs w:val="1"/>
          <w:rtl w:val="0"/>
        </w:rPr>
        <w:t xml:space="preserve">the</w:t>
      </w:r>
      <w:r w:rsidDel="00000000" w:rsidR="00000000" w:rsidRPr="00000000">
        <w:rPr>
          <w:rFonts w:ascii="Liberation Mono" w:cs="Liberation Mono" w:eastAsia="Liberation Mono" w:hAnsi="Liberation Mono"/>
          <w:b w:val="0"/>
          <w:bCs w:val="0"/>
          <w:i w:val="1"/>
          <w:iCs w:val="1"/>
          <w:sz w:val="24"/>
          <w:szCs w:val="24"/>
          <w:rtl w:val="0"/>
        </w:rPr>
        <w:t xml:space="preserve"> par</w:t>
      </w:r>
      <w:r w:rsidDel="00000000" w:rsidR="00000000" w:rsidRPr="00000000">
        <w:rPr>
          <w:rFonts w:ascii="Liberation Mono" w:cs="Liberation Mono" w:eastAsia="Liberation Mono" w:hAnsi="Liberation Mono"/>
          <w:i w:val="1"/>
          <w:iCs w:val="1"/>
          <w:rtl w:val="0"/>
        </w:rPr>
        <w:t xml:space="preserve">ameter</w:t>
      </w:r>
      <w:r w:rsidDel="00000000" w:rsidR="00000000" w:rsidRPr="00000000">
        <w:rPr>
          <w:rFonts w:ascii="Liberation Mono" w:cs="Liberation Mono" w:eastAsia="Liberation Mono" w:hAnsi="Liberation Mono"/>
          <w:b w:val="0"/>
          <w:bCs w:val="0"/>
          <w:i w:val="1"/>
          <w:iCs w:val="1"/>
          <w:sz w:val="24"/>
          <w:szCs w:val="24"/>
          <w:rtl w:val="0"/>
        </w:rPr>
        <w:t xml:space="preserve"> you would like to change, and add your custom parameter inside the startup script after </w:t>
      </w:r>
      <w:r w:rsidDel="00000000" w:rsidR="00000000" w:rsidRPr="00000000">
        <w:rPr>
          <w:rFonts w:ascii="Liberation Mono" w:cs="Liberation Mono" w:eastAsia="Liberation Mono" w:hAnsi="Liberation Mono"/>
          <w:b w:val="1"/>
          <w:bCs w:val="1"/>
          <w:i w:val="1"/>
          <w:iCs w:val="1"/>
          <w:sz w:val="24"/>
          <w:szCs w:val="24"/>
          <w:rtl w:val="0"/>
        </w:rPr>
        <w:t xml:space="preserve">IRC_channel="$IRC_channel".</w:t>
      </w:r>
      <w:r w:rsidDel="00000000" w:rsidR="00000000" w:rsidRPr="00000000">
        <w:rPr>
          <w:rFonts w:ascii="Liberation Mono" w:cs="Liberation Mono" w:eastAsia="Liberation Mono" w:hAnsi="Liberation Mono"/>
          <w:b w:val="0"/>
          <w:bCs w:val="0"/>
          <w:i w:val="1"/>
          <w:iCs w:val="1"/>
          <w:sz w:val="24"/>
          <w:szCs w:val="24"/>
          <w:rtl w:val="0"/>
        </w:rPr>
        <w:t xml:space="preserve">  Don’t forget to add a continuation backslash \</w:t>
      </w:r>
      <w:r w:rsidDel="00000000" w:rsidR="00000000" w:rsidRPr="00000000">
        <w:rPr>
          <w:rtl w:val="0"/>
        </w:rPr>
      </w:r>
    </w:p>
    <w:p w:rsidR="00000000" w:rsidDel="00000000" w:rsidP="00000000" w:rsidRDefault="00000000" w:rsidRPr="00000000" w14:paraId="000000B3">
      <w:pPr>
        <w:rPr>
          <w:rFonts w:ascii="Liberation Mono" w:cs="Liberation Mono" w:eastAsia="Liberation Mono" w:hAnsi="Liberation Mono"/>
          <w:i w:val="1"/>
          <w:iCs w:val="1"/>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Liberation Mono" w:cs="Liberation Mono" w:eastAsia="Liberation Mono" w:hAnsi="Liberation Mono"/>
          <w:i w:val="1"/>
          <w:iCs w:val="1"/>
          <w:rtl w:val="0"/>
        </w:rPr>
        <w:t xml:space="preserve">&gt; </w:t>
      </w:r>
      <w:r w:rsidDel="00000000" w:rsidR="00000000" w:rsidRPr="00000000">
        <w:rPr>
          <w:rFonts w:ascii="Liberation Mono" w:cs="Liberation Mono" w:eastAsia="Liberation Mono" w:hAnsi="Liberation Mono"/>
          <w:b w:val="0"/>
          <w:bCs w:val="0"/>
          <w:i w:val="1"/>
          <w:iCs w:val="1"/>
          <w:sz w:val="24"/>
          <w:szCs w:val="24"/>
          <w:rtl w:val="0"/>
        </w:rPr>
        <w:t xml:space="preserve">The startup script is located in scripts/omegaclaw </w:t>
      </w:r>
      <w:r w:rsidDel="00000000" w:rsidR="00000000" w:rsidRPr="00000000">
        <w:rPr>
          <w:rtl w:val="0"/>
        </w:rPr>
      </w:r>
    </w:p>
    <w:p w:rsidR="00000000" w:rsidDel="00000000" w:rsidP="00000000" w:rsidRDefault="00000000" w:rsidRPr="00000000" w14:paraId="000000B5">
      <w:pPr>
        <w:rPr>
          <w:rFonts w:ascii="Liberation Serif" w:cs="Liberation Serif" w:eastAsia="Liberation Serif" w:hAnsi="Liberation Serif"/>
          <w:b w:val="0"/>
          <w:bCs w:val="0"/>
          <w:i w:val="1"/>
          <w:iCs w:val="1"/>
          <w:sz w:val="24"/>
          <w:szCs w:val="24"/>
        </w:rPr>
      </w:pPr>
      <w:r w:rsidDel="00000000" w:rsidR="00000000" w:rsidRPr="00000000">
        <w:rPr>
          <w:rtl w:val="0"/>
        </w:rPr>
      </w:r>
    </w:p>
    <w:p w:rsidR="00000000" w:rsidDel="00000000" w:rsidP="00000000" w:rsidRDefault="00000000" w:rsidRPr="00000000" w14:paraId="000000B6">
      <w:pPr>
        <w:rPr>
          <w:rFonts w:ascii="Liberation Serif" w:cs="Liberation Serif" w:eastAsia="Liberation Serif" w:hAnsi="Liberation Serif"/>
          <w:b w:val="0"/>
          <w:bCs w:val="0"/>
          <w:i w:val="1"/>
          <w:iCs w:val="1"/>
          <w:sz w:val="24"/>
          <w:szCs w:val="24"/>
        </w:rPr>
      </w:pPr>
      <w:r w:rsidDel="00000000" w:rsidR="00000000" w:rsidRPr="00000000">
        <w:rPr>
          <w:rtl w:val="0"/>
        </w:rPr>
      </w:r>
    </w:p>
    <w:p w:rsidR="00000000" w:rsidDel="00000000" w:rsidP="00000000" w:rsidRDefault="00000000" w:rsidRPr="00000000" w14:paraId="000000B7">
      <w:pPr>
        <w:rPr>
          <w:rFonts w:ascii="Liberation Serif" w:cs="Liberation Serif" w:eastAsia="Liberation Serif" w:hAnsi="Liberation Serif"/>
          <w:b w:val="1"/>
          <w:bCs w:val="1"/>
          <w:i w:val="1"/>
          <w:iCs w:val="1"/>
          <w:sz w:val="24"/>
          <w:szCs w:val="24"/>
        </w:rPr>
      </w:pPr>
      <w:r w:rsidDel="00000000" w:rsidR="00000000" w:rsidRPr="00000000">
        <w:rPr>
          <w:rtl w:val="0"/>
        </w:rPr>
      </w:r>
    </w:p>
    <w:p w:rsidR="00000000" w:rsidDel="00000000" w:rsidP="00000000" w:rsidRDefault="00000000" w:rsidRPr="00000000" w14:paraId="000000B8">
      <w:pPr>
        <w:rPr>
          <w:rFonts w:ascii="Liberation Mono" w:cs="Liberation Mono" w:eastAsia="Liberation Mono" w:hAnsi="Liberation Mono"/>
          <w:b w:val="1"/>
          <w:bCs w:val="1"/>
          <w:i w:val="1"/>
          <w:iCs w:val="1"/>
          <w:sz w:val="24"/>
          <w:szCs w:val="24"/>
        </w:rPr>
      </w:pPr>
      <w:r w:rsidDel="00000000" w:rsidR="00000000" w:rsidRPr="00000000">
        <w:rPr>
          <w:rFonts w:ascii="Liberation Mono" w:cs="Liberation Mono" w:eastAsia="Liberation Mono" w:hAnsi="Liberation Mono"/>
          <w:b w:val="1"/>
          <w:bCs w:val="1"/>
          <w:i w:val="1"/>
          <w:iCs w:val="1"/>
          <w:sz w:val="24"/>
          <w:szCs w:val="24"/>
          <w:rtl w:val="0"/>
        </w:rPr>
        <w:t xml:space="preserve">AVAILABLE PARAMETERS</w:t>
      </w:r>
    </w:p>
    <w:p w:rsidR="00000000" w:rsidDel="00000000" w:rsidP="00000000" w:rsidRDefault="00000000" w:rsidRPr="00000000" w14:paraId="000000B9">
      <w:pPr>
        <w:pStyle w:val="Heading3"/>
        <w:spacing w:after="240" w:before="240" w:lineRule="auto"/>
        <w:rPr/>
      </w:pPr>
      <w:bookmarkStart w:colFirst="0" w:colLast="0" w:name="_1u3x8wsqkcu4" w:id="13"/>
      <w:bookmarkEnd w:id="13"/>
      <w:r w:rsidDel="00000000" w:rsidR="00000000" w:rsidRPr="00000000">
        <w:rPr>
          <w:rtl w:val="0"/>
        </w:rPr>
        <w:t xml:space="preserve">General</w:t>
      </w:r>
    </w:p>
    <w:tbl>
      <w:tblPr>
        <w:tblStyle w:val="Table1"/>
        <w:tblW w:w="10140.0" w:type="dxa"/>
        <w:jc w:val="left"/>
        <w:tblLayout w:type="fixed"/>
        <w:tblLook w:val="0600"/>
      </w:tblPr>
      <w:tblGrid>
        <w:gridCol w:w="2910"/>
        <w:gridCol w:w="1545"/>
        <w:gridCol w:w="5685"/>
        <w:tblGridChange w:id="0">
          <w:tblGrid>
            <w:gridCol w:w="2910"/>
            <w:gridCol w:w="1545"/>
            <w:gridCol w:w="5685"/>
          </w:tblGrid>
        </w:tblGridChange>
      </w:tblGrid>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Liberation Mono" w:cs="Liberation Mono" w:eastAsia="Liberation Mono" w:hAnsi="Liberation Mono"/>
                <w:b w:val="1"/>
                <w:bCs w:val="1"/>
              </w:rPr>
            </w:pPr>
            <w:r w:rsidDel="00000000" w:rsidR="00000000" w:rsidRPr="00000000">
              <w:rPr>
                <w:rFonts w:ascii="Liberation Mono" w:cs="Liberation Mono" w:eastAsia="Liberation Mono" w:hAnsi="Liberation Mono"/>
                <w:b w:val="1"/>
                <w:bCs w:val="1"/>
                <w:rtl w:val="0"/>
              </w:rPr>
              <w:t xml:space="preserve">Parameter</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Liberation Mono" w:cs="Liberation Mono" w:eastAsia="Liberation Mono" w:hAnsi="Liberation Mono"/>
                <w:b w:val="1"/>
                <w:bCs w:val="1"/>
              </w:rPr>
            </w:pPr>
            <w:r w:rsidDel="00000000" w:rsidR="00000000" w:rsidRPr="00000000">
              <w:rPr>
                <w:rFonts w:ascii="Liberation Mono" w:cs="Liberation Mono" w:eastAsia="Liberation Mono" w:hAnsi="Liberation Mono"/>
                <w:b w:val="1"/>
                <w:bCs w:val="1"/>
                <w:rtl w:val="0"/>
              </w:rPr>
              <w:t xml:space="preserve">Default</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rFonts w:ascii="Liberation Mono" w:cs="Liberation Mono" w:eastAsia="Liberation Mono" w:hAnsi="Liberation Mono"/>
                <w:b w:val="1"/>
                <w:bCs w:val="1"/>
              </w:rPr>
            </w:pPr>
            <w:r w:rsidDel="00000000" w:rsidR="00000000" w:rsidRPr="00000000">
              <w:rPr>
                <w:rFonts w:ascii="Liberation Mono" w:cs="Liberation Mono" w:eastAsia="Liberation Mono" w:hAnsi="Liberation Mono"/>
                <w:b w:val="1"/>
                <w:bCs w:val="1"/>
                <w:rtl w:val="0"/>
              </w:rPr>
              <w:t xml:space="preserve">Meaning</w:t>
            </w:r>
          </w:p>
        </w:tc>
      </w:tr>
      <w:tr>
        <w:trPr>
          <w:cantSplit w:val="0"/>
          <w:trHeight w:val="77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maxNewInputLoops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50</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Turns the agent keeps running after a new human message before idling (in seconds)</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maxWakeLoops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1</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Extra turns granted on each scheduled wake-up</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sleepInterval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1</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Delay between loop iterations (in seconds)</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wakeupInterval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600</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How long idle before the next scheduled wake-up (in seconds)</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LLM</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gpt-5.4</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Model identifier passed to the provider (OpenAI only)</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provider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ASIOne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LLM provider — </w:t>
            </w:r>
            <w:r w:rsidDel="00000000" w:rsidR="00000000" w:rsidRPr="00000000">
              <w:rPr>
                <w:rFonts w:ascii="Roboto Mono" w:cs="Roboto Mono" w:eastAsia="Roboto Mono" w:hAnsi="Roboto Mono"/>
                <w:color w:val="188038"/>
                <w:rtl w:val="0"/>
              </w:rPr>
              <w:t xml:space="preserve">Anthropic</w:t>
            </w:r>
            <w:r w:rsidDel="00000000" w:rsidR="00000000" w:rsidRPr="00000000">
              <w:rPr>
                <w:rFonts w:ascii="Liberation Mono" w:cs="Liberation Mono" w:eastAsia="Liberation Mono" w:hAnsi="Liberation Mono"/>
                <w:rtl w:val="0"/>
              </w:rPr>
              <w:t xml:space="preserve">, </w:t>
            </w:r>
            <w:r w:rsidDel="00000000" w:rsidR="00000000" w:rsidRPr="00000000">
              <w:rPr>
                <w:rFonts w:ascii="Roboto Mono" w:cs="Roboto Mono" w:eastAsia="Roboto Mono" w:hAnsi="Roboto Mono"/>
                <w:color w:val="188038"/>
                <w:rtl w:val="0"/>
              </w:rPr>
              <w:t xml:space="preserve">OpenAI</w:t>
            </w:r>
            <w:r w:rsidDel="00000000" w:rsidR="00000000" w:rsidRPr="00000000">
              <w:rPr>
                <w:rFonts w:ascii="Liberation Mono" w:cs="Liberation Mono" w:eastAsia="Liberation Mono" w:hAnsi="Liberation Mono"/>
                <w:rtl w:val="0"/>
              </w:rPr>
              <w:t xml:space="preserve">, </w:t>
            </w:r>
            <w:r w:rsidDel="00000000" w:rsidR="00000000" w:rsidRPr="00000000">
              <w:rPr>
                <w:rFonts w:ascii="Roboto Mono" w:cs="Roboto Mono" w:eastAsia="Roboto Mono" w:hAnsi="Roboto Mono"/>
                <w:color w:val="188038"/>
                <w:rtl w:val="0"/>
              </w:rPr>
              <w:t xml:space="preserve">ASICloud (Minimax 2.7), or ASIOne (asi1-ultra)</w:t>
            </w:r>
            <w:r w:rsidDel="00000000" w:rsidR="00000000" w:rsidRPr="00000000">
              <w:rPr>
                <w:rtl w:val="0"/>
              </w:rPr>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maxOutputToken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6000</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Output cap passed to the provider</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reasoningMode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medium</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Reasoning-effort hint passed to the provider </w:t>
            </w:r>
            <w:r w:rsidDel="00000000" w:rsidR="00000000" w:rsidRPr="00000000">
              <w:rPr>
                <w:rFonts w:ascii="Liberation Mono" w:cs="Liberation Mono" w:eastAsia="Liberation Mono" w:hAnsi="Liberation Mono"/>
                <w:rtl w:val="0"/>
              </w:rPr>
              <w:t xml:space="preserve">(OpenAI only)</w:t>
            </w:r>
            <w:r w:rsidDel="00000000" w:rsidR="00000000" w:rsidRPr="00000000">
              <w:rPr>
                <w:rtl w:val="0"/>
              </w:rPr>
            </w:r>
          </w:p>
        </w:tc>
      </w:tr>
    </w:tbl>
    <w:p w:rsidR="00000000" w:rsidDel="00000000" w:rsidP="00000000" w:rsidRDefault="00000000" w:rsidRPr="00000000" w14:paraId="000000D5">
      <w:pPr>
        <w:pStyle w:val="Heading3"/>
        <w:spacing w:after="240" w:before="240" w:lineRule="auto"/>
        <w:rPr>
          <w:rFonts w:ascii="Liberation Mono" w:cs="Liberation Mono" w:eastAsia="Liberation Mono" w:hAnsi="Liberation Mono"/>
        </w:rPr>
      </w:pPr>
      <w:bookmarkStart w:colFirst="0" w:colLast="0" w:name="_u2i8iqhnqlha" w:id="14"/>
      <w:bookmarkEnd w:id="14"/>
      <w:r w:rsidDel="00000000" w:rsidR="00000000" w:rsidRPr="00000000">
        <w:rPr>
          <w:rtl w:val="0"/>
        </w:rPr>
      </w:r>
    </w:p>
    <w:p w:rsidR="00000000" w:rsidDel="00000000" w:rsidP="00000000" w:rsidRDefault="00000000" w:rsidRPr="00000000" w14:paraId="000000D6">
      <w:pPr>
        <w:pStyle w:val="Heading3"/>
        <w:spacing w:after="240" w:before="240" w:lineRule="auto"/>
        <w:rPr>
          <w:rFonts w:ascii="Liberation Mono" w:cs="Liberation Mono" w:eastAsia="Liberation Mono" w:hAnsi="Liberation Mono"/>
        </w:rPr>
      </w:pPr>
      <w:bookmarkStart w:colFirst="0" w:colLast="0" w:name="_14tvv0u1z0ey" w:id="15"/>
      <w:bookmarkEnd w:id="15"/>
      <w:r w:rsidDel="00000000" w:rsidR="00000000" w:rsidRPr="00000000">
        <w:rPr>
          <w:rFonts w:ascii="Liberation Mono" w:cs="Liberation Mono" w:eastAsia="Liberation Mono" w:hAnsi="Liberation Mono"/>
          <w:rtl w:val="0"/>
        </w:rPr>
        <w:t xml:space="preserve">Memory</w:t>
      </w:r>
      <w:r w:rsidDel="00000000" w:rsidR="00000000" w:rsidRPr="00000000">
        <w:rPr>
          <w:rFonts w:ascii="Liberation Mono" w:cs="Liberation Mono" w:eastAsia="Liberation Mono" w:hAnsi="Liberation Mono"/>
          <w:rtl w:val="0"/>
        </w:rPr>
        <w:t xml:space="preserve"> (</w:t>
      </w:r>
      <w:r w:rsidDel="00000000" w:rsidR="00000000" w:rsidRPr="00000000">
        <w:rPr>
          <w:rFonts w:ascii="Roboto Mono" w:cs="Roboto Mono" w:eastAsia="Roboto Mono" w:hAnsi="Roboto Mono"/>
          <w:color w:val="188038"/>
          <w:rtl w:val="0"/>
        </w:rPr>
        <w:t xml:space="preserve">src/memory.metta</w:t>
      </w:r>
      <w:r w:rsidDel="00000000" w:rsidR="00000000" w:rsidRPr="00000000">
        <w:rPr>
          <w:rFonts w:ascii="Liberation Mono" w:cs="Liberation Mono" w:eastAsia="Liberation Mono" w:hAnsi="Liberation Mono"/>
          <w:rtl w:val="0"/>
        </w:rPr>
        <w:t xml:space="preserve">)</w:t>
      </w:r>
    </w:p>
    <w:tbl>
      <w:tblPr>
        <w:tblStyle w:val="Table2"/>
        <w:tblW w:w="10155.0" w:type="dxa"/>
        <w:jc w:val="left"/>
        <w:tblLayout w:type="fixed"/>
        <w:tblLook w:val="0600"/>
      </w:tblPr>
      <w:tblGrid>
        <w:gridCol w:w="2910"/>
        <w:gridCol w:w="1275"/>
        <w:gridCol w:w="5970"/>
        <w:tblGridChange w:id="0">
          <w:tblGrid>
            <w:gridCol w:w="2910"/>
            <w:gridCol w:w="1275"/>
            <w:gridCol w:w="5970"/>
          </w:tblGrid>
        </w:tblGridChange>
      </w:tblGrid>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rFonts w:ascii="Liberation Mono" w:cs="Liberation Mono" w:eastAsia="Liberation Mono" w:hAnsi="Liberation Mono"/>
                <w:b w:val="1"/>
                <w:bCs w:val="1"/>
              </w:rPr>
            </w:pPr>
            <w:r w:rsidDel="00000000" w:rsidR="00000000" w:rsidRPr="00000000">
              <w:rPr>
                <w:rFonts w:ascii="Liberation Mono" w:cs="Liberation Mono" w:eastAsia="Liberation Mono" w:hAnsi="Liberation Mono"/>
                <w:b w:val="1"/>
                <w:bCs w:val="1"/>
                <w:rtl w:val="0"/>
              </w:rPr>
              <w:t xml:space="preserve">Parameter</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rFonts w:ascii="Liberation Mono" w:cs="Liberation Mono" w:eastAsia="Liberation Mono" w:hAnsi="Liberation Mono"/>
                <w:b w:val="1"/>
                <w:bCs w:val="1"/>
              </w:rPr>
            </w:pPr>
            <w:r w:rsidDel="00000000" w:rsidR="00000000" w:rsidRPr="00000000">
              <w:rPr>
                <w:rFonts w:ascii="Liberation Mono" w:cs="Liberation Mono" w:eastAsia="Liberation Mono" w:hAnsi="Liberation Mono"/>
                <w:b w:val="1"/>
                <w:bCs w:val="1"/>
                <w:rtl w:val="0"/>
              </w:rPr>
              <w:t xml:space="preserve">Default</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rFonts w:ascii="Liberation Mono" w:cs="Liberation Mono" w:eastAsia="Liberation Mono" w:hAnsi="Liberation Mono"/>
                <w:b w:val="1"/>
                <w:bCs w:val="1"/>
              </w:rPr>
            </w:pPr>
            <w:r w:rsidDel="00000000" w:rsidR="00000000" w:rsidRPr="00000000">
              <w:rPr>
                <w:rFonts w:ascii="Liberation Mono" w:cs="Liberation Mono" w:eastAsia="Liberation Mono" w:hAnsi="Liberation Mono"/>
                <w:b w:val="1"/>
                <w:bCs w:val="1"/>
                <w:rtl w:val="0"/>
              </w:rPr>
              <w:t xml:space="preserve">Meaning</w:t>
            </w:r>
          </w:p>
        </w:tc>
      </w:tr>
      <w:tr>
        <w:trPr>
          <w:cantSplit w:val="0"/>
          <w:trHeight w:val="77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maxFeedback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50000</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Ceiling on </w:t>
            </w:r>
            <w:r w:rsidDel="00000000" w:rsidR="00000000" w:rsidRPr="00000000">
              <w:rPr>
                <w:rFonts w:ascii="Roboto Mono" w:cs="Roboto Mono" w:eastAsia="Roboto Mono" w:hAnsi="Roboto Mono"/>
                <w:color w:val="188038"/>
                <w:rtl w:val="0"/>
              </w:rPr>
              <w:t xml:space="preserve">LAST_SKILL_USE_RESULTS</w:t>
            </w:r>
            <w:r w:rsidDel="00000000" w:rsidR="00000000" w:rsidRPr="00000000">
              <w:rPr>
                <w:rFonts w:ascii="Liberation Mono" w:cs="Liberation Mono" w:eastAsia="Liberation Mono" w:hAnsi="Liberation Mono"/>
                <w:rtl w:val="0"/>
              </w:rPr>
              <w:t xml:space="preserve"> text fed back into the prompt (in chars)</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maxRecallItems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20</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Items returned by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maxEpisodeRecallLines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20</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Lines returned by </w:t>
            </w:r>
            <w:r w:rsidDel="00000000" w:rsidR="00000000" w:rsidRPr="00000000">
              <w:rPr>
                <w:rFonts w:ascii="Roboto Mono" w:cs="Roboto Mono" w:eastAsia="Roboto Mono" w:hAnsi="Roboto Mono"/>
                <w:color w:val="188038"/>
                <w:rtl w:val="0"/>
              </w:rPr>
              <w:t xml:space="preserve">episodes</w:t>
            </w:r>
            <w:r w:rsidDel="00000000" w:rsidR="00000000" w:rsidRPr="00000000">
              <w:rPr>
                <w:rtl w:val="0"/>
              </w:rPr>
            </w:r>
          </w:p>
        </w:tc>
      </w:tr>
      <w:tr>
        <w:trPr>
          <w:cantSplit w:val="0"/>
          <w:trHeight w:val="77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maxHistory</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30000</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Tail of </w:t>
            </w:r>
            <w:r w:rsidDel="00000000" w:rsidR="00000000" w:rsidRPr="00000000">
              <w:rPr>
                <w:rFonts w:ascii="Roboto Mono" w:cs="Roboto Mono" w:eastAsia="Roboto Mono" w:hAnsi="Roboto Mono"/>
                <w:color w:val="188038"/>
                <w:rtl w:val="0"/>
              </w:rPr>
              <w:t xml:space="preserve">memory/history.metta</w:t>
            </w:r>
            <w:r w:rsidDel="00000000" w:rsidR="00000000" w:rsidRPr="00000000">
              <w:rPr>
                <w:rFonts w:ascii="Liberation Mono" w:cs="Liberation Mono" w:eastAsia="Liberation Mono" w:hAnsi="Liberation Mono"/>
                <w:rtl w:val="0"/>
              </w:rPr>
              <w:t xml:space="preserve"> included in the prompt (in chars)</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embeddingprovider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Local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Local</w:t>
            </w:r>
            <w:r w:rsidDel="00000000" w:rsidR="00000000" w:rsidRPr="00000000">
              <w:rPr>
                <w:rFonts w:ascii="Liberation Mono" w:cs="Liberation Mono" w:eastAsia="Liberation Mono" w:hAnsi="Liberation Mono"/>
                <w:rtl w:val="0"/>
              </w:rPr>
              <w:t xml:space="preserve"> (Python-side model) or </w:t>
            </w:r>
            <w:r w:rsidDel="00000000" w:rsidR="00000000" w:rsidRPr="00000000">
              <w:rPr>
                <w:rFonts w:ascii="Roboto Mono" w:cs="Roboto Mono" w:eastAsia="Roboto Mono" w:hAnsi="Roboto Mono"/>
                <w:color w:val="188038"/>
                <w:rtl w:val="0"/>
              </w:rPr>
              <w:t xml:space="preserve">OpenAI</w:t>
            </w:r>
            <w:r w:rsidDel="00000000" w:rsidR="00000000" w:rsidRPr="00000000">
              <w:rPr>
                <w:rtl w:val="0"/>
              </w:rPr>
            </w:r>
          </w:p>
        </w:tc>
      </w:tr>
    </w:tbl>
    <w:p w:rsidR="00000000" w:rsidDel="00000000" w:rsidP="00000000" w:rsidRDefault="00000000" w:rsidRPr="00000000" w14:paraId="000000E9">
      <w:pPr>
        <w:pStyle w:val="Heading3"/>
        <w:spacing w:after="240" w:lineRule="auto"/>
        <w:rPr>
          <w:rFonts w:ascii="Liberation Mono" w:cs="Liberation Mono" w:eastAsia="Liberation Mono" w:hAnsi="Liberation Mono"/>
        </w:rPr>
      </w:pPr>
      <w:bookmarkStart w:colFirst="0" w:colLast="0" w:name="_lcr0j2csr0sm" w:id="16"/>
      <w:bookmarkEnd w:id="16"/>
      <w:r w:rsidDel="00000000" w:rsidR="00000000" w:rsidRPr="00000000">
        <w:rPr>
          <w:rFonts w:ascii="Liberation Mono" w:cs="Liberation Mono" w:eastAsia="Liberation Mono" w:hAnsi="Liberation Mono"/>
          <w:rtl w:val="0"/>
        </w:rPr>
        <w:t xml:space="preserve">Channels (</w:t>
      </w:r>
      <w:r w:rsidDel="00000000" w:rsidR="00000000" w:rsidRPr="00000000">
        <w:rPr>
          <w:rFonts w:ascii="Roboto Mono" w:cs="Roboto Mono" w:eastAsia="Roboto Mono" w:hAnsi="Roboto Mono"/>
          <w:color w:val="188038"/>
          <w:rtl w:val="0"/>
        </w:rPr>
        <w:t xml:space="preserve">src/channels.metta</w:t>
      </w:r>
      <w:r w:rsidDel="00000000" w:rsidR="00000000" w:rsidRPr="00000000">
        <w:rPr>
          <w:rFonts w:ascii="Liberation Mono" w:cs="Liberation Mono" w:eastAsia="Liberation Mono" w:hAnsi="Liberation Mono"/>
          <w:rtl w:val="0"/>
        </w:rPr>
        <w:t xml:space="preserve">)</w:t>
      </w:r>
    </w:p>
    <w:tbl>
      <w:tblPr>
        <w:tblStyle w:val="Table3"/>
        <w:tblW w:w="9990.0" w:type="dxa"/>
        <w:jc w:val="left"/>
        <w:tblLayout w:type="fixed"/>
        <w:tblLook w:val="0600"/>
      </w:tblPr>
      <w:tblGrid>
        <w:gridCol w:w="2415"/>
        <w:gridCol w:w="3060"/>
        <w:gridCol w:w="4515"/>
        <w:tblGridChange w:id="0">
          <w:tblGrid>
            <w:gridCol w:w="2415"/>
            <w:gridCol w:w="3060"/>
            <w:gridCol w:w="4515"/>
          </w:tblGrid>
        </w:tblGridChange>
      </w:tblGrid>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rFonts w:ascii="Liberation Mono" w:cs="Liberation Mono" w:eastAsia="Liberation Mono" w:hAnsi="Liberation Mono"/>
                <w:b w:val="1"/>
                <w:bCs w:val="1"/>
              </w:rPr>
            </w:pPr>
            <w:r w:rsidDel="00000000" w:rsidR="00000000" w:rsidRPr="00000000">
              <w:rPr>
                <w:rFonts w:ascii="Liberation Mono" w:cs="Liberation Mono" w:eastAsia="Liberation Mono" w:hAnsi="Liberation Mono"/>
                <w:b w:val="1"/>
                <w:bCs w:val="1"/>
                <w:rtl w:val="0"/>
              </w:rPr>
              <w:t xml:space="preserve">Parameter</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rFonts w:ascii="Liberation Mono" w:cs="Liberation Mono" w:eastAsia="Liberation Mono" w:hAnsi="Liberation Mono"/>
                <w:b w:val="1"/>
                <w:bCs w:val="1"/>
              </w:rPr>
            </w:pPr>
            <w:r w:rsidDel="00000000" w:rsidR="00000000" w:rsidRPr="00000000">
              <w:rPr>
                <w:rFonts w:ascii="Liberation Mono" w:cs="Liberation Mono" w:eastAsia="Liberation Mono" w:hAnsi="Liberation Mono"/>
                <w:b w:val="1"/>
                <w:bCs w:val="1"/>
                <w:rtl w:val="0"/>
              </w:rPr>
              <w:t xml:space="preserve">Default</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rFonts w:ascii="Liberation Mono" w:cs="Liberation Mono" w:eastAsia="Liberation Mono" w:hAnsi="Liberation Mono"/>
                <w:b w:val="1"/>
                <w:bCs w:val="1"/>
              </w:rPr>
            </w:pPr>
            <w:r w:rsidDel="00000000" w:rsidR="00000000" w:rsidRPr="00000000">
              <w:rPr>
                <w:rFonts w:ascii="Liberation Mono" w:cs="Liberation Mono" w:eastAsia="Liberation Mono" w:hAnsi="Liberation Mono"/>
                <w:b w:val="1"/>
                <w:bCs w:val="1"/>
                <w:rtl w:val="0"/>
              </w:rPr>
              <w:t xml:space="preserve">Meaning</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commchannel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irc</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Active channel </w:t>
            </w:r>
            <w:r w:rsidDel="00000000" w:rsidR="00000000" w:rsidRPr="00000000">
              <w:rPr>
                <w:rFonts w:ascii="Roboto Mono" w:cs="Roboto Mono" w:eastAsia="Roboto Mono" w:hAnsi="Roboto Mono"/>
                <w:color w:val="188038"/>
                <w:rtl w:val="0"/>
              </w:rPr>
              <w:t xml:space="preserve">irc</w:t>
            </w:r>
            <w:r w:rsidDel="00000000" w:rsidR="00000000" w:rsidRPr="00000000">
              <w:rPr>
                <w:rFonts w:ascii="Liberation Mono" w:cs="Liberation Mono" w:eastAsia="Liberation Mono" w:hAnsi="Liberation Mono"/>
                <w:rtl w:val="0"/>
              </w:rPr>
              <w:t xml:space="preserve"> or </w:t>
            </w:r>
            <w:r w:rsidDel="00000000" w:rsidR="00000000" w:rsidRPr="00000000">
              <w:rPr>
                <w:rFonts w:ascii="Roboto Mono" w:cs="Roboto Mono" w:eastAsia="Roboto Mono" w:hAnsi="Roboto Mono"/>
                <w:color w:val="188038"/>
                <w:rtl w:val="0"/>
              </w:rPr>
              <w:t xml:space="preserve">telegram</w:t>
            </w:r>
            <w:r w:rsidDel="00000000" w:rsidR="00000000" w:rsidRPr="00000000">
              <w:rPr>
                <w:rtl w:val="0"/>
              </w:rPr>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IRC_channel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##omegaclaw</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IRC channel to join</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IRC_server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irc.quakenet.org</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IRC server hostname</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IRC_port</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6667</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IRC port</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IRC_user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Liberation Mono" w:cs="Liberation Mono" w:eastAsia="Liberation Mono" w:hAnsi="Liberation Mono"/>
              </w:rPr>
            </w:pPr>
            <w:r w:rsidDel="00000000" w:rsidR="00000000" w:rsidRPr="00000000">
              <w:rPr>
                <w:rFonts w:ascii="Roboto Mono" w:cs="Roboto Mono" w:eastAsia="Roboto Mono" w:hAnsi="Roboto Mono"/>
                <w:color w:val="188038"/>
                <w:rtl w:val="0"/>
              </w:rPr>
              <w:t xml:space="preserve">omegaclaw</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IRC nickname</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TG_BOT_TOKEN</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Telegram bot token returned by @BotFather</w:t>
            </w:r>
          </w:p>
        </w:tc>
      </w:tr>
      <w:tr>
        <w:trPr>
          <w:cantSplit w:val="0"/>
          <w:trHeight w:val="50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TG_POLL_TIMEOUT</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Liberation Mono" w:cs="Liberation Mono" w:eastAsia="Liberation Mono" w:hAnsi="Liberation Mono"/>
              </w:rPr>
            </w:pPr>
            <w:r w:rsidDel="00000000" w:rsidR="00000000" w:rsidRPr="00000000">
              <w:rPr>
                <w:rFonts w:ascii="Liberation Mono" w:cs="Liberation Mono" w:eastAsia="Liberation Mono" w:hAnsi="Liberation Mono"/>
                <w:rtl w:val="0"/>
              </w:rPr>
              <w:t xml:space="preserve">Telegram bot polling interval</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rFonts w:ascii="Liberation Serif" w:cs="Liberation Serif" w:eastAsia="Liberation Serif" w:hAnsi="Liberation Serif"/>
          <w:b w:val="0"/>
          <w:bCs w:val="0"/>
          <w:i w:val="1"/>
          <w:iCs w:val="1"/>
          <w:sz w:val="24"/>
          <w:szCs w:val="24"/>
        </w:rPr>
      </w:pPr>
      <w:bookmarkStart w:colFirst="0" w:colLast="0" w:name="_n5rfyckc1inh" w:id="17"/>
      <w:bookmarkEnd w:id="17"/>
      <w:r w:rsidDel="00000000" w:rsidR="00000000" w:rsidRPr="00000000">
        <w:rPr>
          <w:rtl w:val="0"/>
        </w:rPr>
        <w:t xml:space="preserve">OMEGACLAW PARAMETER DESIGN</w:t>
      </w:r>
      <w:r w:rsidDel="00000000" w:rsidR="00000000" w:rsidRPr="00000000">
        <w:rPr>
          <w:rtl w:val="0"/>
        </w:rPr>
      </w:r>
    </w:p>
    <w:p w:rsidR="00000000" w:rsidDel="00000000" w:rsidP="00000000" w:rsidRDefault="00000000" w:rsidRPr="00000000" w14:paraId="00000105">
      <w:pPr>
        <w:rPr>
          <w:rFonts w:ascii="Liberation Serif" w:cs="Liberation Serif" w:eastAsia="Liberation Serif" w:hAnsi="Liberation Serif"/>
          <w:b w:val="0"/>
          <w:bCs w:val="0"/>
          <w:i w:val="1"/>
          <w:iCs w:val="1"/>
          <w:sz w:val="24"/>
          <w:szCs w:val="24"/>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Liberation Mono" w:cs="Liberation Mono" w:eastAsia="Liberation Mono" w:hAnsi="Liberation Mono"/>
          <w:sz w:val="24"/>
          <w:szCs w:val="24"/>
          <w:rtl w:val="0"/>
        </w:rPr>
        <w:t xml:space="preserve">Every tunable in OmegaClaw is declared as `(= (name) (empty))` and later bound by a `configure` call inside an `init*` function. The `configure` helper in `src/utils.metta` is:</w:t>
      </w:r>
      <w:r w:rsidDel="00000000" w:rsidR="00000000" w:rsidRPr="00000000">
        <w:rPr>
          <w:rtl w:val="0"/>
        </w:rPr>
      </w:r>
    </w:p>
    <w:p w:rsidR="00000000" w:rsidDel="00000000" w:rsidP="00000000" w:rsidRDefault="00000000" w:rsidRPr="00000000" w14:paraId="00000107">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Liberation Mono" w:cs="Liberation Mono" w:eastAsia="Liberation Mono" w:hAnsi="Liberation Mono"/>
          <w:sz w:val="24"/>
          <w:szCs w:val="24"/>
          <w:rtl w:val="0"/>
        </w:rPr>
        <w:t xml:space="preserve">(= (configure $name $default)</w:t>
      </w:r>
      <w:r w:rsidDel="00000000" w:rsidR="00000000" w:rsidRPr="00000000">
        <w:rPr>
          <w:rtl w:val="0"/>
        </w:rPr>
      </w:r>
    </w:p>
    <w:p w:rsidR="00000000" w:rsidDel="00000000" w:rsidP="00000000" w:rsidRDefault="00000000" w:rsidRPr="00000000" w14:paraId="00000109">
      <w:pPr>
        <w:rPr/>
      </w:pPr>
      <w:r w:rsidDel="00000000" w:rsidR="00000000" w:rsidRPr="00000000">
        <w:rPr>
          <w:rFonts w:ascii="Liberation Mono" w:cs="Liberation Mono" w:eastAsia="Liberation Mono" w:hAnsi="Liberation Mono"/>
          <w:sz w:val="24"/>
          <w:szCs w:val="24"/>
          <w:rtl w:val="0"/>
        </w:rPr>
        <w:t xml:space="preserve">(let $value (argk $name $default)</w:t>
      </w:r>
      <w:r w:rsidDel="00000000" w:rsidR="00000000" w:rsidRPr="00000000">
        <w:rPr>
          <w:rtl w:val="0"/>
        </w:rPr>
      </w:r>
    </w:p>
    <w:p w:rsidR="00000000" w:rsidDel="00000000" w:rsidP="00000000" w:rsidRDefault="00000000" w:rsidRPr="00000000" w14:paraId="0000010A">
      <w:pPr>
        <w:rPr>
          <w:rFonts w:ascii="Arial" w:cs="Arial" w:eastAsia="Arial" w:hAnsi="Arial"/>
          <w:sz w:val="22"/>
          <w:szCs w:val="22"/>
        </w:rPr>
      </w:pPr>
      <w:r w:rsidDel="00000000" w:rsidR="00000000" w:rsidRPr="00000000">
        <w:rPr>
          <w:rFonts w:ascii="Liberation Mono" w:cs="Liberation Mono" w:eastAsia="Liberation Mono" w:hAnsi="Liberation Mono"/>
          <w:sz w:val="24"/>
          <w:szCs w:val="24"/>
          <w:rtl w:val="0"/>
        </w:rPr>
        <w:t xml:space="preserve">(add-atom &amp;self (= ($name) $value))))</w:t>
      </w:r>
      <w:r w:rsidDel="00000000" w:rsidR="00000000" w:rsidRPr="00000000">
        <w:br w:type="page"/>
      </w:r>
      <w:r w:rsidDel="00000000" w:rsidR="00000000" w:rsidRPr="00000000">
        <w:rPr>
          <w:rtl w:val="0"/>
        </w:rPr>
      </w:r>
    </w:p>
    <w:p w:rsidR="00000000" w:rsidDel="00000000" w:rsidP="00000000" w:rsidRDefault="00000000" w:rsidRPr="00000000" w14:paraId="0000010B">
      <w:pPr>
        <w:shd w:fill="ffffff" w:val="clear"/>
        <w:spacing w:line="331.2"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751175" cy="125433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51175" cy="125433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4"/>
        <w:shd w:fill="ffffff" w:val="clear"/>
        <w:spacing w:line="331.2" w:lineRule="auto"/>
        <w:jc w:val="center"/>
        <w:rPr/>
      </w:pPr>
      <w:bookmarkStart w:colFirst="0" w:colLast="0" w:name="_qxr0auhwpfmr" w:id="18"/>
      <w:bookmarkEnd w:id="18"/>
      <w:r w:rsidDel="00000000" w:rsidR="00000000" w:rsidRPr="00000000">
        <w:rPr>
          <w:rtl w:val="0"/>
        </w:rPr>
        <w:t xml:space="preserve">Disclaimer:</w:t>
      </w:r>
    </w:p>
    <w:p w:rsidR="00000000" w:rsidDel="00000000" w:rsidP="00000000" w:rsidRDefault="00000000" w:rsidRPr="00000000" w14:paraId="0000010D">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OmegaClaw is experimental, open-source software developed by SingularityNET Foundation, a Swiss foundation, and distributed and promoted by Superintelligence Alliance Ltd., a Singapore company (collectively, the "Parties"), and is provided "AS IS" and "AS AVAILABLE," without warranty of any kind, express or implied, including but not limited to the implied warranties of merchantability, fitness for a particular purpose, and non-infringement. OmegaClaw is an autonomous AI agent that is designed to independently set goals, make decisions, and take actions (including actions that the user did not specifically request or anticipate) and whose behavior is influenced by large language models provided by third parties, the outputs of which are inherently non-deterministic. Depending on its configuration and the permissions granted to it, OmegaClaw may execute operating-system shell commands, read, write, modify, or delete files, access network resources, send and receive messages through connected communication channels, and modify its own skills, memory, and operational logic at runtime. OmegaClaw may also be susceptible to prompt injection and other adversarial manipulation techniques whereby malicious content embedded in data sources consumed by the agent could influence its behavior in unintended ways. OmegaClaw supports third-party skills and extensions that have not necessarily been reviewed, audited, or endorsed by either of the Parties and that may introduce security vulnerabilities, cause data loss, or result in unintended behavior including data exfiltration. OmegaClaw relies on third-party services, including large language model providers, whose availability, accuracy, cost, and conduct are outside the control of the Parties and whose use is subject to their respective terms, conditions, and privacy policies. The user is solely responsible for configuring appropriate access controls, sandboxing, and permission boundaries, for monitoring, supervising, and constraining OmegaClaw's actions, for ensuring that no sensitive personal data is exposed to the agent without adequate safeguards, and for all actions taken by OmegaClaw on the user's systems or on the user's behalf, including communications sent and files modified. The user is strongly advised to run OmegaClaw in an isolated environment with the minimum permissions necessary for the intended use case. To the maximum extent permitted by applicable law, in no event shall the Parties, their respective board members, directors, contributors, employees, or affiliates be liable for any direct, indirect, incidental, special, consequential, or exemplary damages (including but not limited to damages for loss of data, loss of profits, business interruption, unauthorized transactions, reputational harm, or any damages arising from the autonomous actions taken by OmegaClaw) however caused and on any theory of liability, whether in contract, strict liability, or tort (including negligence or otherwise), even if advised of the possibility of such damages. By downloading, installing, running, or otherwise using OmegaClaw, the user acknowledges that they have read, understood, and agreed to this disclaimer in its entirety. This disclaimer supplements but does not replace the terms of the MIT License under which OmegaClaw is released.</w:t>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137.6000000000001" w:top="1080" w:left="1137.6000000000001" w:right="1137.6000000000001"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Liberation Mono"/>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-430544</wp:posOffset>
          </wp:positionV>
          <wp:extent cx="3429000" cy="619125"/>
          <wp:effectExtent b="0" l="0" r="0" t="0"/>
          <wp:wrapNone/>
          <wp:docPr id="1" name="image1.png"/>
          <a:graphic>
            <a:graphicData uri="http://schemas.openxmlformats.org/drawingml/2006/picture">
              <pic:pic>
                <pic:nvPicPr>
                  <pic:cNvPr id="0" name="image1.png"/>
                  <pic:cNvPicPr preferRelativeResize="0"/>
                </pic:nvPicPr>
                <pic:blipFill>
                  <a:blip r:embed="rId1"/>
                  <a:srcRect b="81944" l="0" r="0" t="0"/>
                  <a:stretch>
                    <a:fillRect/>
                  </a:stretch>
                </pic:blipFill>
                <pic:spPr>
                  <a:xfrm rot="10800000">
                    <a:off x="0" y="0"/>
                    <a:ext cx="3429000" cy="6191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drawing>
        <wp:anchor allowOverlap="1" behindDoc="1" distB="114300" distT="114300" distL="114300" distR="114300" hidden="0" layoutInCell="1" locked="0" relativeHeight="0" simplePos="0">
          <wp:simplePos x="0" y="0"/>
          <wp:positionH relativeFrom="page">
            <wp:posOffset>4339590</wp:posOffset>
          </wp:positionH>
          <wp:positionV relativeFrom="page">
            <wp:posOffset>-9524</wp:posOffset>
          </wp:positionV>
          <wp:extent cx="3429000" cy="619125"/>
          <wp:effectExtent b="0" l="0" r="0" t="0"/>
          <wp:wrapNone/>
          <wp:docPr id="6" name="image1.png"/>
          <a:graphic>
            <a:graphicData uri="http://schemas.openxmlformats.org/drawingml/2006/picture">
              <pic:pic>
                <pic:nvPicPr>
                  <pic:cNvPr id="0" name="image1.png"/>
                  <pic:cNvPicPr preferRelativeResize="0"/>
                </pic:nvPicPr>
                <pic:blipFill>
                  <a:blip r:embed="rId1"/>
                  <a:srcRect b="81944" l="0" r="0" t="0"/>
                  <a:stretch>
                    <a:fillRect/>
                  </a:stretch>
                </pic:blipFill>
                <pic:spPr>
                  <a:xfrm>
                    <a:off x="0" y="0"/>
                    <a:ext cx="3429000" cy="61912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drawing>
        <wp:inline distB="114300" distT="114300" distL="114300" distR="114300">
          <wp:extent cx="6327648" cy="21082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327648" cy="21082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ypi.org/project/uagents/" TargetMode="External"/><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yperlink" Target="https://www.swi-prolog.org/Download.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me/"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webchat.quakenet.org" TargetMode="External"/><Relationship Id="rId8" Type="http://schemas.openxmlformats.org/officeDocument/2006/relationships/hyperlink" Target="https://webchat.quakene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